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526"/>
      </w:tblGrid>
      <w:tr w:rsidR="00C5665A">
        <w:tc>
          <w:tcPr>
            <w:tcW w:w="1500" w:type="dxa"/>
            <w:tcBorders>
              <w:top w:val="none" w:sz="0" w:space="0" w:color="FFFFFF"/>
              <w:left w:val="none" w:sz="0" w:space="0" w:color="FFFFFF"/>
              <w:bottom w:val="none" w:sz="0" w:space="0" w:color="FFFFFF"/>
              <w:right w:val="none" w:sz="0" w:space="0" w:color="FFFFFF"/>
            </w:tcBorders>
          </w:tcPr>
          <w:p w:rsidR="00C5665A" w:rsidRDefault="00D92B12">
            <w:r>
              <w:rPr>
                <w:noProof/>
              </w:rPr>
              <w:drawing>
                <wp:inline distT="0" distB="0" distL="0" distR="0">
                  <wp:extent cx="628650" cy="733425"/>
                  <wp:effectExtent l="0" t="0" r="0" b="0"/>
                  <wp:docPr id="1" name="logo" descr="RUET logo" title="RU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 cy="733425"/>
                          </a:xfrm>
                          <a:prstGeom prst="rect">
                            <a:avLst/>
                          </a:prstGeom>
                        </pic:spPr>
                      </pic:pic>
                    </a:graphicData>
                  </a:graphic>
                </wp:inline>
              </w:drawing>
            </w:r>
          </w:p>
        </w:tc>
        <w:tc>
          <w:tcPr>
            <w:tcW w:w="7526" w:type="dxa"/>
            <w:tcBorders>
              <w:top w:val="none" w:sz="0" w:space="0" w:color="FFFFFF"/>
              <w:left w:val="none" w:sz="0" w:space="0" w:color="FFFFFF"/>
              <w:bottom w:val="none" w:sz="0" w:space="0" w:color="FFFFFF"/>
              <w:right w:val="none" w:sz="0" w:space="0" w:color="FFFFFF"/>
            </w:tcBorders>
            <w:vAlign w:val="bottom"/>
          </w:tcPr>
          <w:p w:rsidR="00C5665A" w:rsidRDefault="00D92B12">
            <w:pPr>
              <w:jc w:val="center"/>
            </w:pPr>
            <w:r>
              <w:rPr>
                <w:b/>
                <w:bCs/>
              </w:rPr>
              <w:t>Heaven’s Light is our Guide</w:t>
            </w:r>
          </w:p>
          <w:p w:rsidR="00C5665A" w:rsidRDefault="00D92B12">
            <w:pPr>
              <w:jc w:val="center"/>
            </w:pPr>
            <w:r>
              <w:rPr>
                <w:b/>
                <w:bCs/>
              </w:rPr>
              <w:t>DIRECTOR OF RESEARCH &amp; EXTENSION</w:t>
            </w:r>
          </w:p>
          <w:p w:rsidR="00C5665A" w:rsidRDefault="00D92B12">
            <w:pPr>
              <w:jc w:val="center"/>
            </w:pPr>
            <w:r>
              <w:rPr>
                <w:b/>
                <w:bCs/>
              </w:rPr>
              <w:t>RAJSHAHI UNIVERSITY OF ENGINEERING &amp; TECHNOLOGY</w:t>
            </w:r>
          </w:p>
          <w:p w:rsidR="00C5665A" w:rsidRDefault="00D92B12">
            <w:pPr>
              <w:jc w:val="center"/>
            </w:pPr>
            <w:r>
              <w:t>Rajshahi-6204, Bangladesh</w:t>
            </w:r>
          </w:p>
        </w:tc>
      </w:tr>
    </w:tbl>
    <w:p w:rsidR="00C5665A" w:rsidRDefault="00C5665A">
      <w:pPr>
        <w:pBdr>
          <w:bottom w:val="single" w:sz="6" w:space="1" w:color="000000"/>
        </w:pBdr>
        <w:spacing w:after="160"/>
      </w:pPr>
    </w:p>
    <w:p w:rsidR="00C5665A" w:rsidRDefault="00D92B12">
      <w:pPr>
        <w:spacing w:after="100" w:line="264" w:lineRule="auto"/>
        <w:jc w:val="both"/>
      </w:pPr>
      <w:r>
        <w:t xml:space="preserve">Application form (Guidelines) for approval of Ph.D/M.Phil/M.Sc.Engg./MURP/M.Engg. Thesis/project proposal by the CASR. All items applicable to the following list must be mentioned and filled in correctly. </w:t>
      </w:r>
      <w:r>
        <w:rPr>
          <w:b/>
          <w:bCs/>
        </w:rPr>
        <w:t>Please submit four (04) hard copies [One original and the other three (03) photocopies in the entire script plain paper] and also submit a scanned copy of the proposal.</w:t>
      </w:r>
    </w:p>
    <w:p w:rsidR="00C5665A" w:rsidRDefault="00452829" w:rsidP="00452829">
      <w:pPr>
        <w:spacing w:after="100" w:line="264" w:lineRule="auto"/>
        <w:jc w:val="both"/>
      </w:pPr>
      <w:r>
        <w:rPr>
          <w:b/>
          <w:bCs/>
        </w:rPr>
        <w:t xml:space="preserve">                                                                                                                                       Date: 11.10.2026</w:t>
      </w:r>
    </w:p>
    <w:p w:rsidR="00C5665A" w:rsidRDefault="00D92B12">
      <w:pPr>
        <w:tabs>
          <w:tab w:val="right" w:pos="9026"/>
        </w:tabs>
        <w:spacing w:after="100"/>
      </w:pPr>
      <w:r>
        <w:rPr>
          <w:b/>
          <w:bCs/>
        </w:rPr>
        <w:t xml:space="preserve">1. Name of the student: </w:t>
      </w:r>
      <w:r>
        <w:t>NASRULLAH MASUD</w:t>
        <w:tab/>
      </w:r>
      <w:r>
        <w:rPr>
          <w:b/>
          <w:bCs/>
        </w:rPr>
        <w:t xml:space="preserve">Status: </w:t>
      </w:r>
      <w:r>
        <w:t>Part-Time</w:t>
      </w:r>
    </w:p>
    <w:p w:rsidR="00C5665A" w:rsidRDefault="00D92B12">
      <w:pPr>
        <w:spacing w:after="100"/>
        <w:jc w:val="center"/>
      </w:pPr>
      <w:r>
        <w:rPr>
          <w:i/>
          <w:iCs/>
        </w:rPr>
        <w:t>(Block Letters)</w:t>
      </w:r>
    </w:p>
    <w:p w:rsidR="00C5665A" w:rsidRDefault="00D92B12">
      <w:pPr>
        <w:tabs>
          <w:tab w:val="right" w:pos="9026"/>
        </w:tabs>
        <w:spacing w:after="100"/>
      </w:pPr>
      <w:r>
        <w:rPr>
          <w:b/>
          <w:bCs/>
        </w:rPr>
        <w:t xml:space="preserve">Roll No.: </w:t>
      </w:r>
      <w:r>
        <w:t>2204101013</w:t>
        <w:tab/>
      </w:r>
      <w:r>
        <w:rPr>
          <w:b/>
          <w:bCs/>
        </w:rPr>
        <w:t xml:space="preserve">Session: </w:t>
      </w:r>
      <w:r>
        <w:t>2022-23</w:t>
      </w:r>
    </w:p>
    <w:p w:rsidR="00C5665A" w:rsidRDefault="00D92B12">
      <w:pPr>
        <w:spacing w:after="100" w:line="264" w:lineRule="auto"/>
        <w:jc w:val="both"/>
      </w:pPr>
      <w:r>
        <w:rPr>
          <w:b/>
          <w:bCs/>
        </w:rPr>
        <w:t xml:space="preserve">2. Present Address: </w:t>
      </w:r>
      <w:r>
        <w:t xml:space="preserve">Chishtiya Chattrabash, Room no: 115, Upor Vodra, Kazla, Rajshahi-6204</w:t>
      </w:r>
    </w:p>
    <w:p w:rsidR="00C5665A" w:rsidRDefault="00D92B12">
      <w:pPr>
        <w:spacing w:after="100" w:line="264" w:lineRule="auto"/>
        <w:jc w:val="both"/>
      </w:pPr>
      <w:r>
        <w:rPr>
          <w:b/>
          <w:bCs/>
        </w:rPr>
        <w:t xml:space="preserve">3. Present Designation &amp; Organization: </w:t>
      </w:r>
      <w:r>
        <w:t xml:space="preserve">Lecturer, Dept. of Electrical and Electronic Engineering, Varendra University, Rajshahi.</w:t>
      </w:r>
    </w:p>
    <w:p w:rsidR="00C5665A" w:rsidRDefault="00D92B12">
      <w:pPr>
        <w:tabs>
          <w:tab w:val="right" w:pos="9026"/>
        </w:tabs>
        <w:spacing w:after="100"/>
      </w:pPr>
      <w:r>
        <w:rPr>
          <w:b/>
          <w:bCs/>
        </w:rPr>
        <w:t xml:space="preserve">4. Name of the Department: </w:t>
      </w:r>
      <w:r>
        <w:t>Electrical &amp; Electronic Engineering</w:t>
        <w:tab/>
      </w:r>
      <w:r>
        <w:rPr>
          <w:b/>
          <w:bCs/>
        </w:rPr>
        <w:t xml:space="preserve">Programme: </w:t>
      </w:r>
      <w:r>
        <w:t>M.Sc. in Engineering</w:t>
      </w:r>
    </w:p>
    <w:p w:rsidR="00C5665A" w:rsidRDefault="00D92B12">
      <w:pPr>
        <w:tabs>
          <w:tab w:val="right" w:pos="9026"/>
        </w:tabs>
        <w:spacing w:after="100"/>
      </w:pPr>
      <w:r>
        <w:rPr>
          <w:b/>
          <w:bCs/>
        </w:rPr>
        <w:t xml:space="preserve">5. Name of the Supervisor: </w:t>
      </w:r>
      <w:r>
        <w:t xml:space="preserve">Dr. Md. Sohel Rana</w:t>
        <w:tab/>
      </w:r>
      <w:r>
        <w:rPr>
          <w:b/>
          <w:bCs/>
        </w:rPr>
        <w:t xml:space="preserve">Designation: </w:t>
      </w:r>
      <w:r>
        <w:t>Professor</w:t>
      </w:r>
    </w:p>
    <w:p w:rsidR="00C5665A" w:rsidRDefault="00D92B12">
      <w:pPr>
        <w:tabs>
          <w:tab w:val="right" w:pos="9026"/>
        </w:tabs>
        <w:spacing w:after="100"/>
      </w:pPr>
      <w:commentRangeStart w:id="36"/>
      <w:r>
        <w:rPr>
          <w:b/>
          <w:bCs/>
        </w:rPr>
        <w:t xml:space="preserve">6. Name of the Co-Supervisor (if any): </w:t>
      </w:r>
      <w:r>
        <w:t>...............................</w:t>
        <w:tab/>
      </w:r>
      <w:r>
        <w:rPr>
          <w:b/>
          <w:bCs/>
        </w:rPr>
        <w:t xml:space="preserve">Designation: </w:t>
      </w:r>
      <w:r>
        <w:t>........................</w:t>
      </w:r>
      <w:commentRangeEnd w:id="36"/>
      <w:r>
        <w:commentReference w:id="36"/>
      </w:r>
    </w:p>
    <w:p w:rsidR="00C5665A" w:rsidRDefault="00D92B12">
      <w:pPr>
        <w:spacing w:after="100" w:line="264" w:lineRule="auto"/>
        <w:jc w:val="both"/>
      </w:pPr>
      <w:r>
        <w:rPr>
          <w:b/>
          <w:bCs/>
        </w:rPr>
        <w:t xml:space="preserve">7. Date of First Enrolment in the Programme: </w:t>
      </w:r>
      <w:r>
        <w:t>06/05/2023</w:t>
      </w:r>
    </w:p>
    <w:p w:rsidR="00C5665A" w:rsidRDefault="00D92B12">
      <w:pPr>
        <w:keepNext/>
        <w:spacing w:after="100" w:line="264" w:lineRule="auto"/>
        <w:jc w:val="both"/>
      </w:pPr>
      <w:r>
        <w:rPr>
          <w:b/>
          <w:bCs/>
        </w:rPr>
        <w:t xml:space="preserve">8. Tentative Title </w:t>
      </w:r>
      <w:r>
        <w:rPr>
          <w:i/>
          <w:iCs/>
        </w:rPr>
        <w:t>(Block Letters, Times New Roman, Font size 11 points, Not more than 25 words):</w:t>
      </w:r>
    </w:p>
    <w:p w:rsidR="00C22C6B" w:rsidRDefault="00C22C6B" w:rsidP="00C22C6B">
      <w:pPr>
        <w:keepNext/>
        <w:spacing w:before="180" w:after="40"/>
        <w:jc w:val="both"/>
        <w:rPr>
          <w:b/>
        </w:rPr>
      </w:pPr>
      <w:r>
        <w:rPr>
          <w:b/>
        </w:rPr>
        <w:t xml:space="preserve">Development and Evaluation of a </w:t>
      </w:r>
      <w:commentRangeStart w:id="0"/>
      <w:del w:id="901" w:author="Claude (Reviewer)" w:date="2026-10-12T09:00:00Z">
        <w:r>
          <w:rPr>
            <w:b/>
          </w:rPr>
          <w:delText xml:space="preserve">Hybrid Quantum–Classical Framework for Enhancing Security in Small Modular Reactors</w:delText>
        </w:r>
      </w:del>
      <w:ins w:id="902" w:author="Claude (Reviewer)" w:date="2026-10-12T09:00:00Z">
        <w:r>
          <w:rPr>
            <w:b/>
          </w:rPr>
          <w:t xml:space="preserve">Zone-Wise Post-Quantum and QKD-Assisted Cryptographic Security Framework for Small Modular Reactor Control Systems</w:t>
        </w:r>
      </w:ins>
      <w:commentRangeEnd w:id="0"/>
      <w:r>
        <w:commentReference w:id="0"/>
      </w:r>
    </w:p>
    <w:p w:rsidR="00C5665A" w:rsidRDefault="00D92B12">
      <w:pPr>
        <w:keepNext/>
        <w:spacing w:before="180" w:after="40"/>
      </w:pPr>
      <w:r>
        <w:rPr>
          <w:b/>
          <w:bCs/>
        </w:rPr>
        <w:t>9. Background and present state of the problem</w:t>
      </w:r>
    </w:p>
    <w:p w:rsidR="00C5665A" w:rsidRDefault="00D92B12">
      <w:pPr>
        <w:keepNext/>
        <w:spacing w:after="80"/>
        <w:jc w:val="both"/>
      </w:pPr>
      <w:r>
        <w:rPr>
          <w:i/>
          <w:iCs/>
        </w:rPr>
        <w:t>(Not more than 250 words. Please mention only those activities carried out in different places as reported in publications. Please support your information by citing the relevant references.)</w:t>
      </w:r>
    </w:p>
    <w:p w:rsidR="00C5665A" w:rsidRDefault="00D92B12">
      <w:pPr>
        <w:spacing w:after="100" w:line="264" w:lineRule="auto"/>
        <w:jc w:val="both"/>
      </w:pPr>
      <w:r>
        <w:t xml:space="preserve">Nuclear power plants use industrial control systems (ICS) to run sensors, pumps and safety functions. </w:t>
      </w:r>
      <w:del w:id="903" w:author="Claude (Reviewer)" w:date="2026-10-12T09:00:00Z">
        <w:r>
          <w:delText xml:space="preserve">These systems are attractive targets for cyber-attacks. </w:delText>
        </w:r>
      </w:del>
      <w:r>
        <w:t xml:space="preserve">The </w:t>
      </w:r>
      <w:commentRangeStart w:id="1"/>
      <w:r>
        <w:t xml:space="preserve">Stuxnet attack in 2010</w:t>
      </w:r>
      <w:commentRangeEnd w:id="1"/>
      <w:r>
        <w:commentReference w:id="1"/>
      </w:r>
      <w:r>
        <w:t xml:space="preserve"> showed that malicious software can damage physical industrial equipment [4]. Small modular reactors (SMRs) use a layered network of five zones, from safety instrumentation up to the enterprise office network, </w:t>
      </w:r>
      <w:commentRangeStart w:id="2"/>
      <w:del w:id="904" w:author="Claude (Reviewer)" w:date="2026-10-12T09:00:00Z">
        <w:r>
          <w:delText xml:space="preserve">as recommended by IEC 62443-3-3 and NRC Regulatory Guide 5.71 [10]</w:delText>
        </w:r>
      </w:del>
      <w:ins w:id="905" w:author="Claude (Reviewer)" w:date="2026-10-12T09:00:00Z">
        <w:r>
          <w:t xml:space="preserve">following NRC Regulatory Guide 5.71 defence-in-depth and IEC 62443 zones and conduits [10]</w:t>
        </w:r>
      </w:ins>
      <w:commentRangeEnd w:id="2"/>
      <w:r>
        <w:commentReference w:id="2"/>
      </w:r>
      <w:r>
        <w:t xml:space="preserve">.</w:t>
      </w:r>
    </w:p>
    <w:p w:rsidR="00C5665A" w:rsidRDefault="00D92B12">
      <w:pPr>
        <w:spacing w:after="100" w:line="264" w:lineRule="auto"/>
        <w:jc w:val="both"/>
      </w:pPr>
      <w:del w:id="906" w:author="Claude (Reviewer)" w:date="2026-10-12T09:00:00Z">
        <w:r>
          <w:delText xml:space="preserve">These networks protect data with classical encryption such as RSA and AES.</w:delText>
        </w:r>
      </w:del>
      <w:ins w:id="907" w:author="Claude (Reviewer)" w:date="2026-10-12T09:00:00Z">
        <w:r>
          <w:t xml:space="preserve">Where used, cryptography is classical (RSA/ECC key exchange and signatures, AES).</w:t>
        </w:r>
      </w:ins>
      <w:r>
        <w:t xml:space="preserve"> A large quantum computer could break RSA and ECC</w:t>
      </w:r>
      <w:del w:id="908" w:author="Claude (Reviewer)" w:date="2026-10-12T09:00:00Z">
        <w:r>
          <w:delText xml:space="preserve"> key exchange using</w:delText>
        </w:r>
      </w:del>
      <w:ins w:id="909" w:author="Claude (Reviewer)" w:date="2026-10-12T09:00:00Z">
        <w:r>
          <w:t xml:space="preserve"> using</w:t>
        </w:r>
      </w:ins>
      <w:r>
        <w:t xml:space="preserve"> Shor’s algorithm and weaken AES using Grover’s algorithm [2], [9]</w:t>
      </w:r>
      <w:commentRangeStart w:id="3"/>
      <w:ins w:id="910" w:author="Claude (Reviewer)" w:date="2026-10-12T09:00:00Z">
        <w:r>
          <w:t xml:space="preserve">; over 40–60-year SMR lifetimes, signing keys and retained data are most exposed</w:t>
        </w:r>
      </w:ins>
      <w:commentRangeEnd w:id="3"/>
      <w:r>
        <w:commentReference w:id="3"/>
      </w:r>
      <w:r>
        <w:t xml:space="preserve">. </w:t>
      </w:r>
      <w:del w:id="911" w:author="Claude (Reviewer)" w:date="2026-10-12T09:00:00Z">
        <w:r>
          <w:delText xml:space="preserve">Two technologies address this risk. </w:delText>
        </w:r>
      </w:del>
      <w:r>
        <w:t xml:space="preserve">Quantum key distribution (QKD) such as the BB84 protocol [1] uses the physics of light </w:t>
      </w:r>
      <w:del w:id="912" w:author="Claude (Reviewer)" w:date="2026-10-12T09:00:00Z">
        <w:r>
          <w:delText xml:space="preserve">to share secret keys safely</w:delText>
        </w:r>
      </w:del>
      <w:ins w:id="913" w:author="Claude (Reviewer)" w:date="2026-10-12T09:00:00Z">
        <w:r>
          <w:t xml:space="preserve">to generate shared secret keys</w:t>
        </w:r>
      </w:ins>
      <w:r>
        <w:t xml:space="preserve">. Its limits are </w:t>
      </w:r>
      <w:del w:id="914" w:author="Claude (Reviewer)" w:date="2026-10-12T09:00:00Z">
        <w:r>
          <w:delText xml:space="preserve">short distance</w:delText>
        </w:r>
      </w:del>
      <w:ins w:id="915" w:author="Claude (Reviewer)" w:date="2026-10-12T09:00:00Z">
        <w:r>
          <w:t xml:space="preserve">distance</w:t>
        </w:r>
      </w:ins>
      <w:r>
        <w:t xml:space="preserve">, finite key lengths, </w:t>
      </w:r>
      <w:del w:id="916" w:author="Claude (Reviewer)" w:date="2026-10-12T09:00:00Z">
        <w:r>
          <w:delText xml:space="preserve">and photon-number-splitting</w:delText>
        </w:r>
      </w:del>
      <w:ins w:id="917" w:author="Claude (Reviewer)" w:date="2026-10-12T09:00:00Z">
        <w:r>
          <w:t xml:space="preserve">photon-number-splitting</w:t>
        </w:r>
      </w:ins>
      <w:r>
        <w:t xml:space="preserve"> (PNS) attacks </w:t>
      </w:r>
      <w:commentRangeStart w:id="4"/>
      <w:del w:id="918" w:author="Claude (Reviewer)" w:date="2026-10-12T09:00:00Z">
        <w:r>
          <w:delText xml:space="preserve">which decoy states can reduce [3], [5].</w:delText>
        </w:r>
      </w:del>
      <w:ins w:id="919" w:author="Claude (Reviewer)" w:date="2026-10-12T09:00:00Z">
        <w:r>
          <w:t xml:space="preserve">(bounded by decoy states) [3], [5], and the need for an authenticated classical channel [7].</w:t>
        </w:r>
      </w:ins>
      <w:commentRangeEnd w:id="4"/>
      <w:r>
        <w:commentReference w:id="4"/>
      </w:r>
      <w:r>
        <w:t xml:space="preserve"> Post-quantum cryptography (PQC), such as ML-KEM, ML-DSA and SLH-DSA standardized by NIST in FIPS 203, 204 and 205</w:t>
      </w:r>
      <w:del w:id="920" w:author="Claude (Reviewer)" w:date="2026-10-12T09:00:00Z">
        <w:r>
          <w:delText xml:space="preserve">. These algorithms run on</w:delText>
        </w:r>
      </w:del>
      <w:ins w:id="921" w:author="Claude (Reviewer)" w:date="2026-10-12T09:00:00Z">
        <w:r>
          <w:t xml:space="preserve">, runs on</w:t>
        </w:r>
      </w:ins>
      <w:r>
        <w:t xml:space="preserve"> ordinary hardware </w:t>
      </w:r>
      <w:del w:id="922" w:author="Claude (Reviewer)" w:date="2026-10-12T09:00:00Z">
        <w:r>
          <w:delText xml:space="preserve">but depend on</w:delText>
        </w:r>
      </w:del>
      <w:ins w:id="923" w:author="Claude (Reviewer)" w:date="2026-10-12T09:00:00Z">
        <w:r>
          <w:t xml:space="preserve">but depends on</w:t>
        </w:r>
      </w:ins>
      <w:r>
        <w:t xml:space="preserve"> mathematical assumptions rather than physical laws [2]</w:t>
      </w:r>
      <w:commentRangeStart w:id="5"/>
      <w:ins w:id="924" w:author="Claude (Reviewer)" w:date="2026-10-12T09:00:00Z">
        <w:r>
          <w:t xml:space="preserve">; European agencies prioritise PQC and see QKD as niche [7]</w:t>
        </w:r>
      </w:ins>
      <w:commentRangeEnd w:id="5"/>
      <w:r>
        <w:commentReference w:id="5"/>
      </w:r>
      <w:r>
        <w:t xml:space="preserve">.</w:t>
      </w:r>
    </w:p>
    <w:p w:rsidR="00C5665A" w:rsidRDefault="00D92B12">
      <w:pPr>
        <w:spacing w:after="100" w:line="264" w:lineRule="auto"/>
        <w:jc w:val="both"/>
      </w:pPr>
      <w:r>
        <w:t xml:space="preserve">Recent studies combine QKD and PQC and test them on FPGA hardware and city fibre networks </w:t>
      </w:r>
      <w:del w:id="925" w:author="Claude (Reviewer)" w:date="2026-10-12T09:00:00Z">
        <w:r>
          <w:delText xml:space="preserve">[6], [7]</w:delText>
        </w:r>
      </w:del>
      <w:ins w:id="926" w:author="Claude (Reviewer)" w:date="2026-10-12T09:00:00Z">
        <w:r>
          <w:t xml:space="preserve">[6]</w:t>
        </w:r>
      </w:ins>
      <w:r>
        <w:t xml:space="preserve">. However, </w:t>
      </w:r>
      <w:commentRangeStart w:id="6"/>
      <w:del w:id="927" w:author="Claude (Reviewer)" w:date="2026-10-12T09:00:00Z">
        <w:r>
          <w:delText xml:space="preserve">guidance for applying this hybrid approach to five-zone nuclear ICS using real attack data and formal security-level checks is still limited [4], [6].</w:delText>
        </w:r>
      </w:del>
      <w:ins w:id="928" w:author="Claude (Reviewer)" w:date="2026-10-12T09:00:00Z">
        <w:r>
          <w:t xml:space="preserve">zone-by-zone guidance that links IEC 62443 security-level targets to PQC, hybrid or QKD-assisted profiles for nuclear ICS, within control-loop timing limits, is still limited [4], [9].</w:t>
        </w:r>
      </w:ins>
      <w:commentRangeEnd w:id="6"/>
      <w:r>
        <w:commentReference w:id="6"/>
      </w:r>
    </w:p>
    <w:p w:rsidR="00C5665A" w:rsidRDefault="00D92B12">
      <w:pPr>
        <w:keepNext/>
        <w:spacing w:before="180" w:after="40"/>
      </w:pPr>
      <w:r>
        <w:rPr>
          <w:b/>
          <w:bCs/>
        </w:rPr>
        <w:lastRenderedPageBreak/>
        <w:t>10. Justification of the study</w:t>
      </w:r>
    </w:p>
    <w:p w:rsidR="00C5665A" w:rsidRDefault="00D92B12">
      <w:pPr>
        <w:keepNext/>
        <w:spacing w:after="80"/>
        <w:jc w:val="both"/>
      </w:pPr>
      <w:r>
        <w:rPr>
          <w:i/>
          <w:iCs/>
        </w:rPr>
        <w:t>(Not more than 150 words. Please justify research/study based on the present state of the problem and works that have been carried out in different places as reported in publications. Please support your information by citing the relevant references.)</w:t>
      </w:r>
    </w:p>
    <w:p w:rsidR="00CD7B9C" w:rsidRDefault="0070660F" w:rsidP="00CD7B9C">
      <w:pPr>
        <w:keepNext/>
        <w:spacing w:before="180" w:after="40"/>
        <w:jc w:val="both"/>
      </w:pPr>
      <w:r>
        <w:t xml:space="preserve">Existing nuclear and industrial cyber security work relies mainly on classical encryption, network segmentation and anomaly detection, and </w:t>
      </w:r>
      <w:commentRangeStart w:id="7"/>
      <w:del w:id="929" w:author="Claude (Reviewer)" w:date="2026-10-12T09:00:00Z">
        <w:r>
          <w:delText xml:space="preserve">largely ignores the future quantum threat [8], [9]</w:delText>
        </w:r>
      </w:del>
      <w:ins w:id="930" w:author="Claude (Reviewer)" w:date="2026-10-12T09:00:00Z">
        <w:r>
          <w:t xml:space="preserve">rarely addresses the quantum threat to long-lived keys and data [8]</w:t>
        </w:r>
      </w:ins>
      <w:commentRangeEnd w:id="7"/>
      <w:r>
        <w:commentReference w:id="7"/>
      </w:r>
      <w:r>
        <w:t xml:space="preserve">. Research on QKD and PQC </w:t>
      </w:r>
      <w:del w:id="931" w:author="Claude (Reviewer)" w:date="2026-10-12T09:00:00Z">
        <w:r>
          <w:delText xml:space="preserve">has also progressed</w:delText>
        </w:r>
      </w:del>
      <w:ins w:id="932" w:author="Claude (Reviewer)" w:date="2026-10-12T09:00:00Z">
        <w:r>
          <w:t xml:space="preserve">progressed</w:t>
        </w:r>
      </w:ins>
      <w:r>
        <w:t xml:space="preserve"> separately. </w:t>
      </w:r>
      <w:del w:id="933" w:author="Claude (Reviewer)" w:date="2026-10-12T09:00:00Z">
        <w:r>
          <w:delText xml:space="preserve">QKD studies rarely use real ICS data or zone-based risk models, while PQC studies seldom include quantum key exchange [1]–[3], [5].</w:delText>
        </w:r>
      </w:del>
      <w:ins w:id="934" w:author="Claude (Reviewer)" w:date="2026-10-12T09:00:00Z">
        <w:r>
          <w:t xml:space="preserve">QKD is often assessed without an authentication model or zone-based risk analysis [3], [5], [7].</w:t>
        </w:r>
      </w:ins>
      <w:r>
        <w:t xml:space="preserve"> </w:t>
      </w:r>
    </w:p>
    <w:p w:rsidR="0070660F" w:rsidRPr="0070660F" w:rsidRDefault="0070660F" w:rsidP="00CD7B9C">
      <w:pPr>
        <w:keepNext/>
        <w:spacing w:before="180" w:after="40"/>
        <w:jc w:val="both"/>
      </w:pPr>
      <w:r>
        <w:t xml:space="preserve">In addition, SMR cyber security reviews report a lack of measurable security metrics linked to IEC 62443 Security Levels and NRC guidance </w:t>
      </w:r>
      <w:del w:id="935" w:author="Claude (Reviewer)" w:date="2026-10-12T09:00:00Z">
        <w:r>
          <w:delText xml:space="preserve">[4], [6]</w:delText>
        </w:r>
      </w:del>
      <w:ins w:id="936" w:author="Claude (Reviewer)" w:date="2026-10-12T09:00:00Z">
        <w:r>
          <w:t xml:space="preserve">[4]</w:t>
        </w:r>
      </w:ins>
      <w:r>
        <w:t xml:space="preserve">. Without such evidence, designers </w:t>
      </w:r>
      <w:del w:id="937" w:author="Claude (Reviewer)" w:date="2026-10-12T09:00:00Z">
        <w:r>
          <w:delText xml:space="preserve">cannot compare quantum-safe options zone by zone</w:delText>
        </w:r>
      </w:del>
      <w:ins w:id="938" w:author="Claude (Reviewer)" w:date="2026-10-12T09:00:00Z">
        <w:r>
          <w:t xml:space="preserve">cannot decide zone by zone where PQC suffices and where QKD adds value</w:t>
        </w:r>
      </w:ins>
      <w:r>
        <w:t xml:space="preserve">.</w:t>
      </w:r>
    </w:p>
    <w:p w:rsidR="0070660F" w:rsidRDefault="0070660F" w:rsidP="00CD7B9C">
      <w:pPr>
        <w:keepNext/>
        <w:spacing w:before="180" w:after="40"/>
        <w:jc w:val="both"/>
      </w:pPr>
      <w:r>
        <w:t xml:space="preserve">This study therefore proposes </w:t>
      </w:r>
      <w:del w:id="939" w:author="Claude (Reviewer)" w:date="2026-10-12T09:00:00Z">
        <w:r>
          <w:delText xml:space="preserve">a framework that (i) combines finite-key decoy-state QKD with NIST-standardized PQC in a realistic five-zone SMR network, (ii) is tested on real ICS attack datasets while checking delay against PLC deadlines, and (iii) is evaluated with a statistically validated security metric.</w:delText>
        </w:r>
      </w:del>
      <w:ins w:id="940" w:author="Claude (Reviewer)" w:date="2026-10-12T09:00:00Z">
        <w:r>
          <w:t xml:space="preserve">a zone-wise framework that (i) compares classical, PQC, classical+PQC and QKD-assisted profiles on a reference five-zone SMR network, (ii) derives latency budgets from control-loop delay margins, and (iii) scores zones with a validated, weakest-link-aware metric.</w:t>
        </w:r>
      </w:ins>
      <w:r>
        <w:t xml:space="preserve"> </w:t>
      </w:r>
      <w:commentRangeStart w:id="8"/>
      <w:del w:id="941" w:author="Claude (Reviewer)" w:date="2026-10-12T09:00:00Z">
        <w:r>
          <w:delText xml:space="preserve">To our knowledge, no earlier study integrates all three for SMRs.</w:delText>
        </w:r>
      </w:del>
      <w:ins w:id="942" w:author="Claude (Reviewer)" w:date="2026-10-12T09:00:00Z">
        <w:r>
          <w:t xml:space="preserve">We found no earlier study that addresses all three for SMRs.</w:t>
        </w:r>
      </w:ins>
      <w:commentRangeEnd w:id="8"/>
      <w:r>
        <w:commentReference w:id="8"/>
      </w:r>
    </w:p>
    <w:p w:rsidR="00CD7B9C" w:rsidRPr="0070660F" w:rsidRDefault="00CD7B9C" w:rsidP="0070660F">
      <w:pPr>
        <w:keepNext/>
        <w:spacing w:before="180" w:after="40"/>
      </w:pPr>
    </w:p>
    <w:p w:rsidR="00C5665A" w:rsidRDefault="00D92B12">
      <w:pPr>
        <w:keepNext/>
        <w:spacing w:before="180" w:after="40"/>
      </w:pPr>
      <w:r>
        <w:rPr>
          <w:b/>
          <w:bCs/>
        </w:rPr>
        <w:t>11. Objectives with specific aims</w:t>
      </w:r>
    </w:p>
    <w:p w:rsidR="00C5665A" w:rsidRDefault="00D92B12">
      <w:pPr>
        <w:keepNext/>
        <w:spacing w:after="80"/>
        <w:jc w:val="both"/>
      </w:pPr>
      <w:r>
        <w:rPr>
          <w:i/>
          <w:iCs/>
        </w:rPr>
        <w:t>(Please list the objectives(s) using short sentences. If you are writing one or two paragraphs describing the objectives, please limit yourself to 150 words.)</w:t>
      </w:r>
    </w:p>
    <w:p w:rsidR="00C5665A" w:rsidRDefault="00D92B12">
      <w:pPr>
        <w:keepNext/>
        <w:spacing w:after="100" w:line="264" w:lineRule="auto"/>
        <w:jc w:val="both"/>
      </w:pPr>
      <w:r>
        <w:t>The objectives of this thesis are:</w:t>
      </w:r>
    </w:p>
    <w:p w:rsidR="00C5665A" w:rsidRDefault="00D92B12">
      <w:pPr>
        <w:pStyle w:val="ListParagraph"/>
        <w:numPr>
          <w:ilvl w:val="0"/>
          <w:numId w:val="2"/>
        </w:numPr>
        <w:spacing w:after="60"/>
        <w:jc w:val="both"/>
      </w:pPr>
      <w:r>
        <w:t xml:space="preserve">To model </w:t>
      </w:r>
      <w:del w:id="943" w:author="Claude (Reviewer)" w:date="2026-10-12T09:00:00Z">
        <w:r>
          <w:delText xml:space="preserve">a five-zone</w:delText>
        </w:r>
      </w:del>
      <w:ins w:id="944" w:author="Claude (Reviewer)" w:date="2026-10-12T09:00:00Z">
        <w:r>
          <w:t xml:space="preserve">a reference five-zone</w:t>
        </w:r>
      </w:ins>
      <w:r>
        <w:t xml:space="preserve"> small modular reactor (SMR) industrial control system (ICS) </w:t>
      </w:r>
      <w:commentRangeStart w:id="9"/>
      <w:del w:id="945" w:author="Claude (Reviewer)" w:date="2026-10-12T09:00:00Z">
        <w:r>
          <w:delText xml:space="preserve">based on IEC 62443 zoning and measure the weak points of each zone using Monte Carlo threat simulation</w:delText>
        </w:r>
      </w:del>
      <w:ins w:id="946" w:author="Claude (Reviewer)" w:date="2026-10-12T09:00:00Z">
        <w:r>
          <w:t xml:space="preserve">(IEC 62443 zones, conduits, target security levels) and rank zone and conduit weaknesses using Monte Carlo simulation of network-level attacks</w:t>
        </w:r>
      </w:ins>
      <w:commentRangeEnd w:id="9"/>
      <w:r>
        <w:commentReference w:id="9"/>
      </w:r>
      <w:r>
        <w:t xml:space="preserve">.</w:t>
      </w:r>
    </w:p>
    <w:p w:rsidR="00C5665A" w:rsidRDefault="00D92B12">
      <w:pPr>
        <w:pStyle w:val="ListParagraph"/>
        <w:numPr>
          <w:ilvl w:val="0"/>
          <w:numId w:val="2"/>
        </w:numPr>
        <w:spacing w:after="60"/>
        <w:jc w:val="both"/>
      </w:pPr>
      <w:r>
        <w:t xml:space="preserve">To build a finite-key, decoy-state BB84 quantum key distribution </w:t>
      </w:r>
      <w:commentRangeStart w:id="10"/>
      <w:del w:id="947" w:author="Claude (Reviewer)" w:date="2026-10-12T09:00:00Z">
        <w:r>
          <w:delText xml:space="preserve">(QKD) model</w:delText>
        </w:r>
      </w:del>
      <w:ins w:id="948" w:author="Claude (Reviewer)" w:date="2026-10-12T09:00:00Z">
        <w:r>
          <w:t xml:space="preserve">(QKD) model with an explicit authentication scheme,</w:t>
        </w:r>
      </w:ins>
      <w:commentRangeEnd w:id="10"/>
      <w:r>
        <w:commentReference w:id="10"/>
      </w:r>
      <w:r>
        <w:t xml:space="preserve"> and combine it with NIST-standardized </w:t>
      </w:r>
      <w:del w:id="949" w:author="Claude (Reviewer)" w:date="2026-10-12T09:00:00Z">
        <w:r>
          <w:delText xml:space="preserve">post quantum</w:delText>
        </w:r>
      </w:del>
      <w:ins w:id="950" w:author="Claude (Reviewer)" w:date="2026-10-12T09:00:00Z">
        <w:r>
          <w:t xml:space="preserve">post-quantum</w:t>
        </w:r>
      </w:ins>
      <w:r>
        <w:t xml:space="preserve"> cryptography (PQC) algorithms through </w:t>
      </w:r>
      <w:del w:id="951" w:author="Claude (Reviewer)" w:date="2026-10-12T09:00:00Z">
        <w:r>
          <w:delText xml:space="preserve">a hybrid key combiner</w:delText>
        </w:r>
      </w:del>
      <w:ins w:id="952" w:author="Claude (Reviewer)" w:date="2026-10-12T09:00:00Z">
        <w:r>
          <w:t xml:space="preserve">a standards-based hybrid key combiner</w:t>
        </w:r>
      </w:ins>
      <w:r>
        <w:t xml:space="preserve">.</w:t>
      </w:r>
    </w:p>
    <w:p w:rsidR="00C5665A" w:rsidRDefault="00D92B12">
      <w:pPr>
        <w:pStyle w:val="ListParagraph"/>
        <w:numPr>
          <w:ilvl w:val="0"/>
          <w:numId w:val="2"/>
        </w:numPr>
        <w:spacing w:after="60"/>
        <w:jc w:val="both"/>
      </w:pPr>
      <w:r>
        <w:t xml:space="preserve">To compare </w:t>
      </w:r>
      <w:commentRangeStart w:id="11"/>
      <w:del w:id="953" w:author="Claude (Reviewer)" w:date="2026-10-12T09:00:00Z">
        <w:r>
          <w:delText xml:space="preserve">four setups (classical (RSA/AES), QKD-only, PQC-only and hybrid)</w:delText>
        </w:r>
      </w:del>
      <w:ins w:id="954" w:author="Claude (Reviewer)" w:date="2026-10-12T09:00:00Z">
        <w:r>
          <w:t xml:space="preserve">five setups (plaintext legacy, classical ECDHE/AES-256, PQC-only, classical+PQC, PQC with QKD-seeded keys)</w:t>
        </w:r>
      </w:ins>
      <w:commentRangeEnd w:id="11"/>
      <w:r>
        <w:commentReference w:id="11"/>
      </w:r>
      <w:r>
        <w:t xml:space="preserve"> on attack success rate, </w:t>
      </w:r>
      <w:commentRangeStart w:id="12"/>
      <w:del w:id="955" w:author="Claude (Reviewer)" w:date="2026-10-12T09:00:00Z">
        <w:r>
          <w:delText xml:space="preserve">anomaly detection (on real ICS attack datasets) and delay against PLC deadlines</w:delText>
        </w:r>
      </w:del>
      <w:ins w:id="956" w:author="Claude (Reviewer)" w:date="2026-10-12T09:00:00Z">
        <w:r>
          <w:t xml:space="preserve">handshake and rekey delay, and control-loop delay margin</w:t>
        </w:r>
      </w:ins>
      <w:commentRangeEnd w:id="12"/>
      <w:r>
        <w:commentReference w:id="12"/>
      </w:r>
      <w:r>
        <w:t xml:space="preserve">.</w:t>
      </w:r>
    </w:p>
    <w:p w:rsidR="00C5665A" w:rsidRDefault="00AA276D">
      <w:pPr>
        <w:pStyle w:val="ListParagraph"/>
        <w:numPr>
          <w:ilvl w:val="0"/>
          <w:numId w:val="2"/>
        </w:numPr>
        <w:spacing w:after="60"/>
        <w:jc w:val="both"/>
      </w:pPr>
      <w:r>
        <w:t xml:space="preserve">To design a </w:t>
      </w:r>
      <w:del w:id="957" w:author="Claude (Reviewer)" w:date="2026-10-12T09:00:00Z">
        <w:r>
          <w:delText xml:space="preserve">zone protection index (ZPI)</w:delText>
        </w:r>
      </w:del>
      <w:ins w:id="958" w:author="Claude (Reviewer)" w:date="2026-10-12T09:00:00Z">
        <w:r>
          <w:t xml:space="preserve">weakest-link-aware zone protection index (ZPI)</w:t>
        </w:r>
      </w:ins>
      <w:r>
        <w:t xml:space="preserve"> and validate it against IEC 62443-3-3 </w:t>
      </w:r>
      <w:commentRangeStart w:id="13"/>
      <w:del w:id="959" w:author="Claude (Reviewer)" w:date="2026-10-12T09:00:00Z">
        <w:r>
          <w:delText xml:space="preserve">Security Levels and CVSS scores using statistical tests</w:delText>
        </w:r>
      </w:del>
      <w:ins w:id="960" w:author="Claude (Reviewer)" w:date="2026-10-12T09:00:00Z">
        <w:r>
          <w:t xml:space="preserve">security-level requirements using expert review, rank correlation and sensitivity analysis</w:t>
        </w:r>
      </w:ins>
      <w:commentRangeEnd w:id="13"/>
      <w:r>
        <w:commentReference w:id="13"/>
      </w:r>
      <w:r>
        <w:t xml:space="preserve">.</w:t>
      </w:r>
    </w:p>
    <w:p>
      <w:pPr>
        <w:pStyle w:val="ListParagraph"/>
        <w:numPr>
          <w:ilvl w:val="0"/>
          <w:numId w:val="2"/>
        </w:numPr>
        <w:spacing w:after="60"/>
        <w:jc w:val="both"/>
        <w:rPr>
          <w:ins w:id="961" w:author="Claude (Reviewer)" w:date="2026-10-12T09:00:00Z"/>
        </w:rPr>
      </w:pPr>
      <w:commentRangeStart w:id="14"/>
      <w:ins w:id="962" w:author="Claude (Reviewer)" w:date="2026-10-12T09:00:00Z">
        <w:r>
          <w:t xml:space="preserve">To derive a zone-wise recommendation on where PQC suffices and where QKD adds measurable value, with a phased PQC migration path for SMR I&amp;C.</w:t>
        </w:r>
      </w:ins>
      <w:commentRangeEnd w:id="14"/>
      <w:r>
        <w:commentReference w:id="14"/>
      </w:r>
    </w:p>
    <w:p w:rsidR="00CD7B9C" w:rsidRDefault="00CD7B9C" w:rsidP="00CD7B9C">
      <w:pPr>
        <w:pStyle w:val="ListParagraph"/>
        <w:spacing w:after="60"/>
        <w:ind w:left="540"/>
        <w:jc w:val="both"/>
      </w:pPr>
    </w:p>
    <w:p w:rsidR="00C5665A" w:rsidRDefault="00D92B12">
      <w:pPr>
        <w:keepNext/>
        <w:spacing w:before="180" w:after="40"/>
      </w:pPr>
      <w:commentRangeStart w:id="31"/>
      <w:r>
        <w:rPr>
          <w:b/>
          <w:bCs/>
        </w:rPr>
        <w:t>12. Outline of Methodology / Experimental Design</w:t>
      </w:r>
      <w:commentRangeEnd w:id="31"/>
      <w:r>
        <w:commentReference w:id="31"/>
      </w:r>
    </w:p>
    <w:p w:rsidR="00C5665A" w:rsidRDefault="00D92B12">
      <w:pPr>
        <w:keepNext/>
        <w:spacing w:after="80"/>
        <w:jc w:val="both"/>
      </w:pPr>
      <w:r>
        <w:rPr>
          <w:i/>
          <w:iCs/>
        </w:rPr>
        <w:t>(Outline the approach and the sequence of activities in not more than 500 words to describe how the work will be carried out. Figure/Table will be considered as 100 words.)</w:t>
      </w:r>
    </w:p>
    <w:p w:rsidR="00C5665A" w:rsidRDefault="00D92B12">
      <w:pPr>
        <w:spacing w:after="100" w:line="264" w:lineRule="auto"/>
        <w:jc w:val="both"/>
      </w:pPr>
      <w:commentRangeStart w:id="15"/>
      <w:del w:id="963" w:author="Claude (Reviewer)" w:date="2026-10-12T09:00:00Z">
        <w:r>
          <w:delText xml:space="preserve">A hybrid QKD+PQC framework is tested on a simulated</w:delText>
        </w:r>
      </w:del>
      <w:ins w:id="964" w:author="Claude (Reviewer)" w:date="2026-10-12T09:00:00Z">
        <w:r>
          <w:t xml:space="preserve">Zone-wise PQC and QKD-assisted profiles are tested on a reference</w:t>
        </w:r>
      </w:ins>
      <w:commentRangeEnd w:id="15"/>
      <w:r>
        <w:commentReference w:id="15"/>
      </w:r>
      <w:r>
        <w:t xml:space="preserve"> five-zone SMR network (19 nodes, 20 inter-zone links; Zone 1 = safety instrumentation, Zone 5 = enterprise) </w:t>
      </w:r>
      <w:del w:id="965" w:author="Claude (Reviewer)" w:date="2026-10-12T09:00:00Z">
        <w:r>
          <w:delText xml:space="preserve">using Monte Carlo threat simulation and anomaly detection based on open ICS datasets (HAI, SWaT, WADI)</w:delText>
        </w:r>
      </w:del>
      <w:ins w:id="966" w:author="Claude (Reviewer)" w:date="2026-10-12T09:00:00Z">
        <w:r>
          <w:t xml:space="preserve">using Monte Carlo attack simulation and an emulated OpenPLC/Mininet testbed with a reactor model</w:t>
        </w:r>
      </w:ins>
      <w:r>
        <w:t xml:space="preserve">. </w:t>
      </w:r>
      <w:del w:id="967" w:author="Claude (Reviewer)" w:date="2026-10-12T09:00:00Z">
        <w:r>
          <w:delText xml:space="preserve">Fig.1 represents the hybrid security workflow for layered (five-zone) industrial control system.</w:delText>
        </w:r>
      </w:del>
      <w:ins w:id="968" w:author="Claude (Reviewer)" w:date="2026-10-12T09:00:00Z">
        <w:r>
          <w:t xml:space="preserve">Fig. 1 shows the zone-wise key-management architecture.</w:t>
        </w:r>
      </w:ins>
    </w:p>
    <w:p w:rsidR="00C5665A" w:rsidRDefault="00DA011B">
      <w:pPr>
        <w:spacing w:before="80" w:after="40"/>
        <w:jc w:val="center"/>
      </w:pPr>
      <w:commentRangeStart w:id="16"/>
      <w:del w:id="969" w:author="Claude (Reviewer)" w:date="2026-10-12T09:00:00Z">
        <w:r>
          <w:drawing>
            <wp:inline distT="0" distB="0" distL="0" distR="0" wp14:anchorId="78F78040" wp14:editId="268701ED">
              <wp:extent cx="6153150" cy="3762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3150" cy="3762375"/>
                      </a:xfrm>
                      <a:prstGeom prst="rect">
                        <a:avLst/>
                      </a:prstGeom>
                    </pic:spPr>
                  </pic:pic>
                </a:graphicData>
              </a:graphic>
            </wp:inline>
          </w:drawing>
        </w:r>
      </w:del>
      <w:ins w:id="970" w:author="Claude (Reviewer)" w:date="2026-10-12T09:00:00Z">
        <w:r>
          <w:drawing>
            <wp:inline distT="0" distB="0" distL="0" distR="0">
              <wp:extent cx="5731510" cy="4012057"/>
              <wp:effectExtent l="0" t="0" r="0" b="9525"/>
              <wp:docPr id="101" name="Picture Fig1 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4012057"/>
                      </a:xfrm>
                      <a:prstGeom prst="rect">
                        <a:avLst/>
                      </a:prstGeom>
                    </pic:spPr>
                  </pic:pic>
                </a:graphicData>
              </a:graphic>
            </wp:inline>
          </w:drawing>
        </w:r>
      </w:ins>
      <w:commentRangeEnd w:id="16"/>
      <w:r>
        <w:commentReference w:id="16"/>
      </w:r>
    </w:p>
    <w:p w:rsidR="00C5665A" w:rsidRDefault="00D92B12">
      <w:pPr>
        <w:spacing w:after="120"/>
        <w:jc w:val="center"/>
        <w:rPr>
          <w:bCs/>
        </w:rPr>
      </w:pPr>
      <w:r>
        <w:rPr>
          <w:bCs/>
        </w:rPr>
        <w:t xml:space="preserve">Fig. 1: </w:t>
      </w:r>
      <w:del w:id="971" w:author="Claude (Reviewer)" w:date="2026-10-12T09:00:00Z">
        <w:r>
          <w:rPr>
            <w:bCs/>
          </w:rPr>
          <w:delText xml:space="preserve">End-to-end hybrid QKD+PQC security workflow for five-zone SMR ICS</w:delText>
        </w:r>
      </w:del>
      <w:ins w:id="972" w:author="Claude (Reviewer)" w:date="2026-10-12T09:00:00Z">
        <w:r>
          <w:rPr>
            <w:bCs/>
          </w:rPr>
          <w:t xml:space="preserve">Zone-wise PQC/QKD key-management architecture for a five-zone SMR ICS</w:t>
        </w:r>
      </w:ins>
    </w:p>
    <w:p w:rsidR="00065B17" w:rsidRDefault="00065B17">
      <w:pPr>
        <w:spacing w:after="120"/>
        <w:jc w:val="center"/>
        <w:rPr>
          <w:bCs/>
        </w:rPr>
      </w:pPr>
    </w:p>
    <w:p w:rsidR="00065B17" w:rsidRPr="00DA011B" w:rsidRDefault="00065B17" w:rsidP="008D1FFE">
      <w:pPr>
        <w:spacing w:after="120"/>
        <w:jc w:val="both"/>
      </w:pPr>
      <w:r>
        <w:rPr>
          <w:bCs/>
        </w:rPr>
        <w:t xml:space="preserve">Fig.2. </w:t>
      </w:r>
      <w:del w:id="977" w:author="Claude (Reviewer)" w:date="2026-10-12T09:00:00Z">
        <w:r>
          <w:rPr>
            <w:bCs/>
          </w:rPr>
          <w:delText xml:space="preserve">represents the detailed methodology of the research work. It has been divided into four steps.</w:delText>
        </w:r>
      </w:del>
      <w:ins w:id="978" w:author="Claude (Reviewer)" w:date="2026-10-12T09:00:00Z">
        <w:r>
          <w:rPr>
            <w:bCs/>
          </w:rPr>
          <w:t xml:space="preserve">shows the four-step methodology.</w:t>
        </w:r>
      </w:ins>
    </w:p>
    <w:p w:rsidR="00C5665A" w:rsidRDefault="00215A7C">
      <w:pPr>
        <w:keepNext/>
        <w:spacing w:after="100" w:line="264" w:lineRule="auto"/>
        <w:jc w:val="both"/>
      </w:pPr>
      <w:r>
        <w:t xml:space="preserve">Step 1: QKD model: Fibre loss, quantum bit error rate (QBER) </w:t>
      </w:r>
      <w:del w:id="979" w:author="Claude (Reviewer)" w:date="2026-10-12T09:00:00Z">
        <w:r>
          <w:delText xml:space="preserve">and finite-key bounds</w:delText>
        </w:r>
      </w:del>
      <w:ins w:id="980" w:author="Claude (Reviewer)" w:date="2026-10-12T09:00:00Z">
        <w:r>
          <w:t xml:space="preserve">and composable finite-key bounds</w:t>
        </w:r>
      </w:ins>
      <w:r>
        <w:t xml:space="preserve"> [5] give Eqs. (1)–(3)</w:t>
      </w:r>
      <w:ins w:id="981" w:author="Claude (Reviewer)" w:date="2026-10-12T09:00:00Z">
        <w:r>
          <w:t xml:space="preserve">; authentication uses a pre-shared Wegman–Carter key or ML-DSA</w:t>
        </w:r>
      </w:ins>
      <w:r>
        <w:t xml:space="preserve">:</w:t>
      </w:r>
    </w:p>
    <w:p w:rsidR="00C5665A" w:rsidRDefault="00D92B12">
      <w:pPr>
        <w:tabs>
          <w:tab w:val="center" w:pos="4513"/>
          <w:tab w:val="right" w:pos="9026"/>
        </w:tabs>
        <w:spacing w:before="100" w:after="100"/>
      </w:pPr>
      <w:commentRangeStart w:id="18"/>
      <w:r>
        <w:tab/>
      </w:r>
      <m:oMath>
        <m:sSub>
          <m:sSubPr>
            <m:ctrlPr>
              <w:rPr>
                <w:rFonts w:ascii="Cambria Math" w:hAnsi="Cambria Math"/>
              </w:rPr>
            </m:ctrlPr>
          </m:sSubPr>
          <m:e>
            <m:r>
              <w:rPr>
                <w:rFonts w:ascii="Cambria Math" w:hAnsi="Cambria Math"/>
              </w:rPr>
              <m:t>η</m:t>
            </m:r>
          </m:e>
          <m:sub>
            <m:r>
              <m:rPr>
                <m:sty m:val="p"/>
              </m:rPr>
              <w:rPr>
                <w:rFonts w:ascii="Cambria Math" w:hAnsi="Cambria Math"/>
              </w:rPr>
              <m:t>ch</m:t>
            </m:r>
          </m:sub>
        </m:sSub>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f</m:t>
                </m:r>
              </m:sub>
            </m:sSub>
            <m:r>
              <w:rPr>
                <w:rFonts w:ascii="Cambria Math" w:hAnsi="Cambria Math"/>
              </w:rPr>
              <m:t>L/10</m:t>
            </m:r>
          </m:sup>
        </m:sSup>
      </m:oMath>
      <w:r>
        <w:tab/>
        <w:t>(1)</w:t>
      </w:r>
      <w:commentRangeEnd w:id="18"/>
      <w:r>
        <w:commentReference w:id="18"/>
      </w:r>
    </w:p>
    <w:p w:rsidR="00C5665A" w:rsidRDefault="00D92B12">
      <w:pPr>
        <w:tabs>
          <w:tab w:val="center" w:pos="4513"/>
          <w:tab w:val="right" w:pos="9026"/>
        </w:tabs>
        <w:spacing w:before="100" w:after="100"/>
      </w:pPr>
      <w:commentRangeStart w:id="19"/>
      <w:r>
        <w:tab/>
      </w:r>
      <m:oMath>
        <w:del w:id="982" w:author="Claude (Reviewer)" w:date="2026-10-12T09:00:00Z">
          <m:r>
            <w:rPr>
              <w:rFonts w:ascii="Cambria Math" w:hAnsi="Cambria Math"/>
            </w:rPr>
            <m:t xml:space="preserve">e = </m:t>
          </m:r>
          <m:sSub>
            <m:sSubPr>
              <m:ctrlPr>
                <w:rPr>
                  <w:rFonts w:ascii="Cambria Math" w:hAnsi="Cambria Math"/>
                </w:rPr>
              </m:ctrlPr>
            </m:sSubPr>
            <m:e>
              <m:r>
                <w:rPr>
                  <w:rFonts w:ascii="Cambria Math" w:hAnsi="Cambria Math"/>
                </w:rPr>
                <m:t>e</m:t>
              </m:r>
            </m:e>
            <m:sub>
              <m:r>
                <m:rPr>
                  <m:sty m:val="p"/>
                </m:rPr>
                <w:rPr>
                  <w:rFonts w:ascii="Cambria Math" w:hAnsi="Cambria Math"/>
                </w:rPr>
                <m:t>opt</m:t>
              </m:r>
            </m:sub>
          </m:sSub>
          <m: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dark</m:t>
              </m:r>
            </m:sub>
          </m:sSub>
          <m:r>
            <w:rPr>
              <w:rFonts w:ascii="Cambria Math" w:hAnsi="Cambria Math"/>
            </w:rPr>
            <m:t xml:space="preserve"> + 0.25 </m:t>
          </m:r>
          <m:sSub>
            <m:sSubPr>
              <m:ctrlPr>
                <w:rPr>
                  <w:rFonts w:ascii="Cambria Math" w:hAnsi="Cambria Math"/>
                </w:rPr>
              </m:ctrlPr>
            </m:sSubPr>
            <m:e>
              <m:r>
                <w:rPr>
                  <w:rFonts w:ascii="Cambria Math" w:hAnsi="Cambria Math"/>
                </w:rPr>
                <m:t>p</m:t>
              </m:r>
            </m:e>
            <m:sub>
              <m:r>
                <m:rPr>
                  <m:sty m:val="p"/>
                </m:rPr>
                <w:rPr>
                  <w:rFonts w:ascii="Cambria Math" w:hAnsi="Cambria Math"/>
                </w:rPr>
                <m:t>Eve</m:t>
              </m:r>
            </m:sub>
          </m:sSub>
        </w:del>
        <w:ins w:id="983" w:author="Claude (Reviewer)" w:date="2026-10-12T09:00:00Z">
          <m:r>
            <w:rPr>
              <w:rFonts w:ascii="Cambria Math" w:hAnsi="Cambria Math"/>
            </w:rPr>
            <m:t xml:space="preserve">e = </m:t>
          </m:r>
          <m:sSub>
            <m:sSubPr>
              <m:ctrlPr>
                <w:rPr>
                  <w:rFonts w:ascii="Cambria Math" w:hAnsi="Cambria Math"/>
                </w:rPr>
              </m:ctrlPr>
            </m:sSubPr>
            <m:e>
              <m:r>
                <w:rPr>
                  <w:rFonts w:ascii="Cambria Math" w:hAnsi="Cambria Math"/>
                </w:rPr>
                <m:t xml:space="preserve">e</m:t>
              </m:r>
            </m:e>
            <m:sub>
              <m:r>
                <m:rPr>
                  <m:nor/>
                </m:rPr>
                <w:rPr>
                  <w:rFonts w:ascii="Cambria Math" w:hAnsi="Cambria Math"/>
                </w:rPr>
                <m:t xml:space="preserve">opt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 xml:space="preserve">Y</m:t>
                  </m:r>
                </m:e>
                <m:sub>
                  <m:r>
                    <w:rPr>
                      <w:rFonts w:ascii="Cambria Math" w:hAnsi="Cambria Math"/>
                    </w:rPr>
                    <m:t xml:space="preserve">0</m:t>
                  </m:r>
                </m:sub>
              </m:sSub>
            </m:num>
            <m:den>
              <m:r>
                <w:rPr>
                  <w:rFonts w:ascii="Cambria Math" w:hAnsi="Cambria Math"/>
                </w:rPr>
                <m:t xml:space="preserve">2</m:t>
              </m:r>
              <m:sSub>
                <m:sSubPr>
                  <m:ctrlPr>
                    <w:rPr>
                      <w:rFonts w:ascii="Cambria Math" w:hAnsi="Cambria Math"/>
                    </w:rPr>
                  </m:ctrlPr>
                </m:sSubPr>
                <m:e>
                  <m:r>
                    <w:rPr>
                      <w:rFonts w:ascii="Cambria Math" w:hAnsi="Cambria Math"/>
                    </w:rPr>
                    <m:t xml:space="preserve">Q</m:t>
                  </m:r>
                </m:e>
                <m:sub>
                  <m:r>
                    <w:rPr>
                      <w:rFonts w:ascii="Cambria Math" w:hAnsi="Cambria Math"/>
                    </w:rPr>
                    <m:t xml:space="preserve">μ</m:t>
                  </m:r>
                </m:sub>
              </m:sSub>
            </m:den>
          </m:f>
          <m:r>
            <w:rPr>
              <w:rFonts w:ascii="Cambria Math" w:hAnsi="Cambria Math"/>
            </w:rPr>
            <m:t xml:space="preserve"> + 0.25 </m:t>
          </m:r>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Eve</m:t>
              </m:r>
            </m:sub>
          </m:sSub>
        </w:ins>
      </m:oMath>
      <w:r>
        <w:tab/>
        <w:t>(2)</w:t>
      </w:r>
      <w:commentRangeEnd w:id="19"/>
      <w:r>
        <w:commentReference w:id="19"/>
      </w:r>
    </w:p>
    <w:p w:rsidR="00C5665A" w:rsidRDefault="00D92B12">
      <w:pPr>
        <w:tabs>
          <w:tab w:val="center" w:pos="4513"/>
          <w:tab w:val="right" w:pos="9026"/>
        </w:tabs>
        <w:spacing w:before="100" w:after="100"/>
      </w:pPr>
      <w:commentRangeStart w:id="20"/>
      <w:r>
        <w:tab/>
      </w:r>
      <m:oMath>
        <w:del w:id="984" w:author="Claude (Reviewer)" w:date="2026-10-12T09:00:00Z">
          <m:r>
            <w:rPr>
              <w:rFonts w:ascii="Cambria Math" w:hAnsi="Cambria Math"/>
            </w:rPr>
            <m:t xml:space="preserve">l =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d>
            <m:dPr>
              <m:begChr m:val="["/>
              <m:endChr m:val="]"/>
              <m:ctrlPr>
                <w:rPr>
                  <w:rFonts w:ascii="Cambria Math" w:hAnsi="Cambria Math"/>
                </w:rPr>
              </m:ctrlPr>
            </m:dPr>
            <m:e>
              <m:r>
                <w:rPr>
                  <w:rFonts w:ascii="Cambria Math" w:hAnsi="Cambria Math"/>
                </w:rPr>
                <m:t xml:space="preserve">1 -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ph</m:t>
                      </m:r>
                    </m:sub>
                  </m:sSub>
                </m:e>
              </m:d>
            </m:e>
          </m:d>
          <m:r>
            <w:rPr>
              <w:rFonts w:ascii="Cambria Math" w:hAnsi="Cambria Math"/>
            </w:rPr>
            <m:t xml:space="preserve"> - f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r>
            <w:rPr>
              <w:rFonts w:ascii="Cambria Math" w:hAnsi="Cambria Math"/>
            </w:rPr>
            <m:t>h</m:t>
          </m:r>
          <m:d>
            <m:dPr>
              <m:ctrlPr>
                <w:rPr>
                  <w:rFonts w:ascii="Cambria Math" w:hAnsi="Cambria Math"/>
                </w:rPr>
              </m:ctrlPr>
            </m:dPr>
            <m:e>
              <m:r>
                <w:rPr>
                  <w:rFonts w:ascii="Cambria Math" w:hAnsi="Cambria Math"/>
                </w:rPr>
                <m:t>e</m:t>
              </m:r>
            </m:e>
          </m:d>
          <m:r>
            <w:rPr>
              <w:rFonts w:ascii="Cambria Math" w:hAnsi="Cambria Math"/>
            </w:rPr>
            <m:t xml:space="preserve"> - </m:t>
          </m:r>
          <m:sSub>
            <m:sSubPr>
              <m:ctrlPr>
                <w:rPr>
                  <w:rFonts w:ascii="Cambria Math" w:hAnsi="Cambria Math"/>
                </w:rPr>
              </m:ctrlPr>
            </m:sSubPr>
            <m:e>
              <m:r>
                <w:rPr>
                  <w:rFonts w:ascii="Cambria Math" w:hAnsi="Cambria Math"/>
                </w:rPr>
                <m:t>Δ</m:t>
              </m:r>
            </m:e>
            <m:sub>
              <m:r>
                <m:rPr>
                  <m:sty m:val="p"/>
                </m:rPr>
                <w:rPr>
                  <w:rFonts w:ascii="Cambria Math" w:hAnsi="Cambria Math"/>
                </w:rPr>
                <m:t>finite</m:t>
              </m:r>
            </m:sub>
          </m:sSub>
          <m:sSub>
            <m:sSubPr>
              <m:ctrlPr>
                <w:rPr>
                  <w:rFonts w:ascii="Cambria Math" w:hAnsi="Cambria Math"/>
                </w:rPr>
              </m:ctrlPr>
            </m:sSubPr>
            <m:e>
              <m:r>
                <w:rPr>
                  <w:rFonts w:ascii="Cambria Math" w:hAnsi="Cambria Math"/>
                </w:rPr>
                <m:t>n</m:t>
              </m:r>
            </m:e>
            <m:sub>
              <m:r>
                <m:rPr>
                  <m:sty m:val="p"/>
                </m:rPr>
                <w:rPr>
                  <w:rFonts w:ascii="Cambria Math" w:hAnsi="Cambria Math"/>
                </w:rPr>
                <m:t>sift</m:t>
              </m:r>
            </m:sub>
          </m:sSub>
        </w:del>
        <w:ins w:id="985" w:author="Claude (Reviewer)" w:date="2026-10-12T09:00:00Z">
          <m:r>
            <w:rPr>
              <w:rFonts w:ascii="Cambria Math" w:hAnsi="Cambria Math"/>
            </w:rPr>
            <m:t xml:space="preserve">ℓ = </m:t>
          </m:r>
          <m:sSub>
            <m:sSubPr>
              <m:ctrlPr>
                <w:rPr>
                  <w:rFonts w:ascii="Cambria Math" w:hAnsi="Cambria Math"/>
                </w:rPr>
              </m:ctrlPr>
            </m:sSubPr>
            <m:e>
              <m:r>
                <w:rPr>
                  <w:rFonts w:ascii="Cambria Math" w:hAnsi="Cambria Math"/>
                </w:rPr>
                <m:t xml:space="preserve">s</m:t>
              </m:r>
            </m:e>
            <m:sub>
              <m:r>
                <w:rPr>
                  <w:rFonts w:ascii="Cambria Math" w:hAnsi="Cambria Math"/>
                </w:rPr>
                <m:t xml:space="preserve">0</m:t>
              </m:r>
            </m:sub>
          </m:sSub>
          <m:r>
            <w:rPr>
              <w:rFonts w:ascii="Cambria Math" w:hAnsi="Cambria Math"/>
            </w:rPr>
            <m:t xml:space="preserve"> + </m:t>
          </m:r>
          <m:sSub>
            <m:sSubPr>
              <m:ctrlPr>
                <w:rPr>
                  <w:rFonts w:ascii="Cambria Math" w:hAnsi="Cambria Math"/>
                </w:rPr>
              </m:ctrlPr>
            </m:sSubPr>
            <m:e>
              <m:r>
                <w:rPr>
                  <w:rFonts w:ascii="Cambria Math" w:hAnsi="Cambria Math"/>
                </w:rPr>
                <m:t xml:space="preserve">s</m:t>
              </m:r>
            </m:e>
            <m:sub>
              <m:r>
                <w:rPr>
                  <w:rFonts w:ascii="Cambria Math" w:hAnsi="Cambria Math"/>
                </w:rPr>
                <m:t xml:space="preserve">1</m:t>
              </m:r>
            </m:sub>
          </m:sSub>
          <m:r>
            <w:rPr>
              <w:rFonts w:ascii="Cambria Math" w:hAnsi="Cambria Math"/>
            </w:rPr>
            <m:t xml:space="preserve">[1 − h(φ)] − </m:t>
          </m:r>
          <m:sSub>
            <m:sSubPr>
              <m:ctrlPr>
                <w:rPr>
                  <w:rFonts w:ascii="Cambria Math" w:hAnsi="Cambria Math"/>
                </w:rPr>
              </m:ctrlPr>
            </m:sSubPr>
            <m:e>
              <m:r>
                <w:rPr>
                  <w:rFonts w:ascii="Cambria Math" w:hAnsi="Cambria Math"/>
                </w:rPr>
                <m:t xml:space="preserve">λ</m:t>
              </m:r>
            </m:e>
            <m:sub>
              <m:r>
                <m:rPr>
                  <m:nor/>
                </m:rPr>
                <w:rPr>
                  <w:rFonts w:ascii="Cambria Math" w:hAnsi="Cambria Math"/>
                </w:rPr>
                <m:t xml:space="preserve">EC</m:t>
              </m:r>
            </m:sub>
          </m:sSub>
          <m:r>
            <w:rPr>
              <w:rFonts w:ascii="Cambria Math" w:hAnsi="Cambria Math"/>
            </w:rPr>
            <m:t xml:space="preserve"> − 6 </m:t>
          </m:r>
          <m:sSub>
            <m:sSubPr>
              <m:ctrlPr>
                <w:rPr>
                  <w:rFonts w:ascii="Cambria Math" w:hAnsi="Cambria Math"/>
                </w:rPr>
              </m:ctrlPr>
            </m:sSubPr>
            <m:e>
              <m:r>
                <m:rPr>
                  <m:nor/>
                </m:rPr>
                <w:rPr>
                  <w:rFonts w:ascii="Cambria Math" w:hAnsi="Cambria Math"/>
                </w:rPr>
                <m:t xml:space="preserve">log</m:t>
              </m:r>
            </m:e>
            <m:sub>
              <m:r>
                <m:rPr>
                  <m:nor/>
                </m:rPr>
                <w:rPr>
                  <w:rFonts w:ascii="Cambria Math" w:hAnsi="Cambria Math"/>
                </w:rPr>
                <m:t xml:space="preserve">2</m:t>
              </m:r>
            </m:sub>
          </m:sSub>
          <m:d>
            <m:dPr>
              <m:ctrlPr>
                <w:rPr>
                  <w:rFonts w:ascii="Cambria Math" w:hAnsi="Cambria Math"/>
                </w:rPr>
              </m:ctrlPr>
            </m:dPr>
            <m:e>
              <m:f>
                <m:fPr>
                  <m:ctrlPr>
                    <w:rPr>
                      <w:rFonts w:ascii="Cambria Math" w:hAnsi="Cambria Math"/>
                    </w:rPr>
                  </m:ctrlPr>
                </m:fPr>
                <m:num>
                  <m:r>
                    <w:rPr>
                      <w:rFonts w:ascii="Cambria Math" w:hAnsi="Cambria Math"/>
                    </w:rPr>
                    <m:t xml:space="preserve">21</m:t>
                  </m:r>
                </m:num>
                <m:den>
                  <m:sSub>
                    <m:sSubPr>
                      <m:ctrlPr>
                        <w:rPr>
                          <w:rFonts w:ascii="Cambria Math" w:hAnsi="Cambria Math"/>
                        </w:rPr>
                      </m:ctrlPr>
                    </m:sSubPr>
                    <m:e>
                      <m:r>
                        <w:rPr>
                          <w:rFonts w:ascii="Cambria Math" w:hAnsi="Cambria Math"/>
                        </w:rPr>
                        <m:t xml:space="preserve">ε</m:t>
                      </m:r>
                    </m:e>
                    <m:sub>
                      <m:r>
                        <m:rPr>
                          <m:nor/>
                        </m:rPr>
                        <w:rPr>
                          <w:rFonts w:ascii="Cambria Math" w:hAnsi="Cambria Math"/>
                        </w:rPr>
                        <m:t xml:space="preserve">sec</m:t>
                      </m:r>
                    </m:sub>
                  </m:sSub>
                </m:den>
              </m:f>
            </m:e>
          </m:d>
          <m:r>
            <w:rPr>
              <w:rFonts w:ascii="Cambria Math" w:hAnsi="Cambria Math"/>
            </w:rPr>
            <m:t xml:space="preserve"> − </m:t>
          </m:r>
          <m:sSub>
            <m:sSubPr>
              <m:ctrlPr>
                <w:rPr>
                  <w:rFonts w:ascii="Cambria Math" w:hAnsi="Cambria Math"/>
                </w:rPr>
              </m:ctrlPr>
            </m:sSubPr>
            <m:e>
              <m:r>
                <m:rPr>
                  <m:nor/>
                </m:rPr>
                <w:rPr>
                  <w:rFonts w:ascii="Cambria Math" w:hAnsi="Cambria Math"/>
                </w:rPr>
                <m:t xml:space="preserve">log</m:t>
              </m:r>
            </m:e>
            <m:sub>
              <m:r>
                <m:rPr>
                  <m:nor/>
                </m:rPr>
                <w:rPr>
                  <w:rFonts w:ascii="Cambria Math" w:hAnsi="Cambria Math"/>
                </w:rPr>
                <m:t xml:space="preserve">2</m:t>
              </m:r>
            </m:sub>
          </m:sSub>
          <m:d>
            <m:dPr>
              <m:ctrlPr>
                <w:rPr>
                  <w:rFonts w:ascii="Cambria Math" w:hAnsi="Cambria Math"/>
                </w:rPr>
              </m:ctrlPr>
            </m:dPr>
            <m:e>
              <m:f>
                <m:fPr>
                  <m:ctrlPr>
                    <w:rPr>
                      <w:rFonts w:ascii="Cambria Math" w:hAnsi="Cambria Math"/>
                    </w:rPr>
                  </m:ctrlPr>
                </m:fPr>
                <m:num>
                  <m:r>
                    <w:rPr>
                      <w:rFonts w:ascii="Cambria Math" w:hAnsi="Cambria Math"/>
                    </w:rPr>
                    <m:t xml:space="preserve">2</m:t>
                  </m:r>
                </m:num>
                <m:den>
                  <m:sSub>
                    <m:sSubPr>
                      <m:ctrlPr>
                        <w:rPr>
                          <w:rFonts w:ascii="Cambria Math" w:hAnsi="Cambria Math"/>
                        </w:rPr>
                      </m:ctrlPr>
                    </m:sSubPr>
                    <m:e>
                      <m:r>
                        <w:rPr>
                          <w:rFonts w:ascii="Cambria Math" w:hAnsi="Cambria Math"/>
                        </w:rPr>
                        <m:t xml:space="preserve">ε</m:t>
                      </m:r>
                    </m:e>
                    <m:sub>
                      <m:r>
                        <m:rPr>
                          <m:nor/>
                        </m:rPr>
                        <w:rPr>
                          <w:rFonts w:ascii="Cambria Math" w:hAnsi="Cambria Math"/>
                        </w:rPr>
                        <m:t xml:space="preserve">cor</m:t>
                      </m:r>
                    </m:sub>
                  </m:sSub>
                </m:den>
              </m:f>
            </m:e>
          </m:d>
        </w:ins>
      </m:oMath>
      <w:r>
        <w:tab/>
        <w:t>(3)</w:t>
      </w:r>
      <w:commentRangeEnd w:id="20"/>
      <w:r>
        <w:commentReference w:id="20"/>
      </w:r>
    </w:p>
    <w:p w:rsidR="00C5665A" w:rsidRDefault="00D92B12">
      <w:pPr>
        <w:spacing w:after="100" w:line="264" w:lineRule="auto"/>
        <w:jc w:val="both"/>
      </w:pPr>
      <w:del w:id="986" w:author="Claude (Reviewer)" w:date="2026-10-12T09:00:00Z">
        <w:r>
          <w:delText xml:space="preserve">Here </w:delText>
        </w:r>
      </w:del>
      <w:del w:id="987" w:author="Claude (Reviewer)" w:date="2026-10-12T09:00:00Z">
        <w:r>
          <w:rPr>
            <w:i/>
            <w:iCs/>
          </w:rPr>
          <w:delText>α</w:delText>
        </w:r>
      </w:del>
      <w:del w:id="988" w:author="Claude (Reviewer)" w:date="2026-10-12T09:00:00Z">
        <w:r>
          <w:rPr>
            <w:i/>
            <w:iCs/>
            <w:vertAlign w:val="subscript"/>
          </w:rPr>
          <w:delText>f</w:delText>
        </w:r>
      </w:del>
      <w:del w:id="989" w:author="Claude (Reviewer)" w:date="2026-10-12T09:00:00Z">
        <w:r>
          <w:delText xml:space="preserve"> is fibre loss, </w:delText>
        </w:r>
      </w:del>
      <w:del w:id="990" w:author="Claude (Reviewer)" w:date="2026-10-12T09:00:00Z">
        <w:r>
          <w:rPr>
            <w:i/>
            <w:iCs/>
          </w:rPr>
          <w:delText>L</w:delText>
        </w:r>
      </w:del>
      <w:del w:id="991" w:author="Claude (Reviewer)" w:date="2026-10-12T09:00:00Z">
        <w:r>
          <w:delText xml:space="preserve"> distance, </w:delText>
        </w:r>
      </w:del>
      <w:del w:id="992" w:author="Claude (Reviewer)" w:date="2026-10-12T09:00:00Z">
        <w:r>
          <w:rPr>
            <w:i/>
            <w:iCs/>
          </w:rPr>
          <w:delText>e</w:delText>
        </w:r>
      </w:del>
      <w:del w:id="993" w:author="Claude (Reviewer)" w:date="2026-10-12T09:00:00Z">
        <w:r>
          <w:rPr>
            <w:iCs/>
            <w:vertAlign w:val="subscript"/>
          </w:rPr>
          <w:delText>opt</w:delText>
        </w:r>
      </w:del>
      <w:del w:id="994" w:author="Claude (Reviewer)" w:date="2026-10-12T09:00:00Z">
        <w:r>
          <w:delText xml:space="preserve"> and </w:delText>
        </w:r>
      </w:del>
      <w:del w:id="995" w:author="Claude (Reviewer)" w:date="2026-10-12T09:00:00Z">
        <w:r>
          <w:rPr>
            <w:i/>
            <w:iCs/>
          </w:rPr>
          <w:delText>e</w:delText>
        </w:r>
      </w:del>
      <w:del w:id="996" w:author="Claude (Reviewer)" w:date="2026-10-12T09:00:00Z">
        <w:r>
          <w:rPr>
            <w:iCs/>
            <w:vertAlign w:val="subscript"/>
          </w:rPr>
          <w:delText>dark</w:delText>
        </w:r>
      </w:del>
      <w:del w:id="997" w:author="Claude (Reviewer)" w:date="2026-10-12T09:00:00Z">
        <w:r>
          <w:delText xml:space="preserve"> optical and dark-count errors, </w:delText>
        </w:r>
      </w:del>
      <w:del w:id="998" w:author="Claude (Reviewer)" w:date="2026-10-12T09:00:00Z">
        <w:r>
          <w:rPr>
            <w:i/>
            <w:iCs/>
          </w:rPr>
          <w:delText>p</w:delText>
        </w:r>
      </w:del>
      <w:del w:id="999" w:author="Claude (Reviewer)" w:date="2026-10-12T09:00:00Z">
        <w:r>
          <w:rPr>
            <w:iCs/>
            <w:vertAlign w:val="subscript"/>
          </w:rPr>
          <w:delText>Eve</w:delText>
        </w:r>
      </w:del>
      <w:del w:id="1000" w:author="Claude (Reviewer)" w:date="2026-10-12T09:00:00Z">
        <w:r>
          <w:delText xml:space="preserve"> the eavesdropped share, </w:delText>
        </w:r>
      </w:del>
      <w:del w:id="1001" w:author="Claude (Reviewer)" w:date="2026-10-12T09:00:00Z">
        <w:r>
          <w:rPr>
            <w:i/>
            <w:iCs/>
          </w:rPr>
          <w:delText>e</w:delText>
        </w:r>
      </w:del>
      <w:del w:id="1002" w:author="Claude (Reviewer)" w:date="2026-10-12T09:00:00Z">
        <w:r>
          <w:rPr>
            <w:i/>
            <w:iCs/>
            <w:vertAlign w:val="subscript"/>
          </w:rPr>
          <w:delText>ph</w:delText>
        </w:r>
      </w:del>
      <w:del w:id="1003" w:author="Claude (Reviewer)" w:date="2026-10-12T09:00:00Z">
        <w:r>
          <w:delText xml:space="preserve"> the phase-error bound (with finite-size fluctuation), </w:delText>
        </w:r>
      </w:del>
      <w:del w:id="1004" w:author="Claude (Reviewer)" w:date="2026-10-12T09:00:00Z">
        <w:r>
          <w:rPr>
            <w:i/>
            <w:iCs/>
          </w:rPr>
          <w:delText>h</w:delText>
        </w:r>
      </w:del>
      <w:del w:id="1005" w:author="Claude (Reviewer)" w:date="2026-10-12T09:00:00Z">
        <w:r>
          <w:delText xml:space="preserve">(·) binary entropy, </w:delText>
        </w:r>
      </w:del>
      <w:del w:id="1006" w:author="Claude (Reviewer)" w:date="2026-10-12T09:00:00Z">
        <w:r>
          <w:rPr>
            <w:i/>
            <w:iCs/>
          </w:rPr>
          <w:delText>f</w:delText>
        </w:r>
      </w:del>
      <w:del w:id="1007" w:author="Claude (Reviewer)" w:date="2026-10-12T09:00:00Z">
        <w:r>
          <w:delText xml:space="preserve"> error-correction efficiency, </w:delText>
        </w:r>
      </w:del>
      <w:del w:id="1008" w:author="Claude (Reviewer)" w:date="2026-10-12T09:00:00Z">
        <w:r>
          <w:rPr>
            <w:i/>
            <w:iCs/>
          </w:rPr>
          <w:delText>n</w:delText>
        </w:r>
      </w:del>
      <w:del w:id="1009" w:author="Claude (Reviewer)" w:date="2026-10-12T09:00:00Z">
        <w:r>
          <w:rPr>
            <w:i/>
            <w:iCs/>
            <w:vertAlign w:val="subscript"/>
          </w:rPr>
          <w:delText>sift</w:delText>
        </w:r>
      </w:del>
      <w:del w:id="1010" w:author="Claude (Reviewer)" w:date="2026-10-12T09:00:00Z">
        <w:r>
          <w:delText xml:space="preserve"> the sifted key length, </w:delText>
        </w:r>
      </w:del>
      <w:del w:id="1011" w:author="Claude (Reviewer)" w:date="2026-10-12T09:00:00Z">
        <w:r>
          <w:rPr>
            <w:i/>
            <w:iCs/>
          </w:rPr>
          <w:delText>Δ</w:delText>
        </w:r>
      </w:del>
      <w:del w:id="1012" w:author="Claude (Reviewer)" w:date="2026-10-12T09:00:00Z">
        <w:r>
          <w:rPr>
            <w:iCs/>
            <w:vertAlign w:val="subscript"/>
          </w:rPr>
          <w:delText>finite</w:delText>
        </w:r>
      </w:del>
      <w:del w:id="1013" w:author="Claude (Reviewer)" w:date="2026-10-12T09:00:00Z">
        <w:r>
          <w:delText xml:space="preserve"> = </w:delText>
        </w:r>
      </w:del>
      <m:oMath>
        <w:del w:id="1014" w:author="Claude (Reviewer)" w:date="2026-10-12T09:00:00Z">
          <m:f>
            <m:fPr>
              <m:ctrlPr>
                <w:rPr>
                  <w:rFonts w:ascii="Cambria Math" w:hAnsi="Cambria Math"/>
                  <w:i/>
                </w:rPr>
              </m:ctrlPr>
            </m:fPr>
            <m:num>
              <m:r>
                <m:rPr>
                  <m:sty m:val="p"/>
                </m:rPr>
                <w:rPr>
                  <w:rFonts w:ascii="Cambria Math" w:hAnsi="Cambria Math"/>
                </w:rPr>
                <m:t xml:space="preserve">2 </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r>
                <w:rPr>
                  <w:rFonts w:ascii="Cambria Math" w:hAnsi="Cambria Math"/>
                </w:rPr>
                <m:t>)</m:t>
              </m:r>
            </m:num>
            <m:den>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sift</m:t>
                  </m:r>
                </m:sub>
              </m:sSub>
            </m:den>
          </m:f>
        </w:del>
      </m:oMath>
      <w:del w:id="1015" w:author="Claude (Reviewer)" w:date="2026-10-12T09:00:00Z">
        <w:r>
          <w:delText xml:space="preserve"> the finite-size penalty, and </w:delText>
        </w:r>
      </w:del>
      <w:del w:id="1016" w:author="Claude (Reviewer)" w:date="2026-10-12T09:00:00Z">
        <w:r>
          <w:rPr>
            <w:i/>
            <w:iCs/>
          </w:rPr>
          <w:delText>ε</w:delText>
        </w:r>
      </w:del>
      <w:del w:id="1017" w:author="Claude (Reviewer)" w:date="2026-10-12T09:00:00Z">
        <w:r>
          <w:delText xml:space="preserve"> the failure probability.</w:delText>
        </w:r>
      </w:del>
      <w:ins w:id="1018" w:author="Claude (Reviewer)" w:date="2026-10-12T09:00:00Z">
        <w:r>
          <w:t xml:space="preserve">Here </w:t>
        </w:r>
        <w:r>
          <w:rPr>
            <w:i/>
            <w:iCs/>
          </w:rPr>
          <w:t xml:space="preserve">α</w:t>
        </w:r>
        <w:r>
          <w:rPr>
            <w:vertAlign w:val="subscript"/>
          </w:rPr>
          <w:t xml:space="preserve">f</w:t>
        </w:r>
        <w:r>
          <w:t xml:space="preserve"> is fibre loss, </w:t>
        </w:r>
        <w:r>
          <w:rPr>
            <w:i/>
            <w:iCs/>
          </w:rPr>
          <w:t xml:space="preserve">L</w:t>
        </w:r>
        <w:r>
          <w:t xml:space="preserve"> distance, </w:t>
        </w:r>
        <w:r>
          <w:rPr>
            <w:i/>
            <w:iCs/>
          </w:rPr>
          <w:t xml:space="preserve">η</w:t>
        </w:r>
        <w:r>
          <w:t xml:space="preserve"> total efficiency, </w:t>
        </w:r>
        <w:r>
          <w:rPr>
            <w:i/>
            <w:iCs/>
          </w:rPr>
          <w:t xml:space="preserve">e</w:t>
        </w:r>
        <w:r>
          <w:rPr>
            <w:vertAlign w:val="subscript"/>
          </w:rPr>
          <w:t xml:space="preserve">opt</w:t>
        </w:r>
        <w:r>
          <w:t xml:space="preserve"> optical error, </w:t>
        </w:r>
        <w:r>
          <w:rPr>
            <w:i/>
            <w:iCs/>
          </w:rPr>
          <w:t xml:space="preserve">Y</w:t>
        </w:r>
        <w:r>
          <w:rPr>
            <w:vertAlign w:val="subscript"/>
          </w:rPr>
          <w:t xml:space="preserve">0</w:t>
        </w:r>
        <w:r>
          <w:t xml:space="preserve"> dark-count yield, </w:t>
        </w:r>
        <w:r>
          <w:rPr>
            <w:i/>
            <w:iCs/>
          </w:rPr>
          <w:t xml:space="preserve">p</w:t>
        </w:r>
        <w:r>
          <w:rPr>
            <w:vertAlign w:val="subscript"/>
          </w:rPr>
          <w:t xml:space="preserve">Eve</w:t>
        </w:r>
        <w:r>
          <w:t xml:space="preserve"> eavesdropped share, </w:t>
        </w:r>
        <w:r>
          <w:rPr>
            <w:i/>
            <w:iCs/>
          </w:rPr>
          <w:t xml:space="preserve">h</w:t>
        </w:r>
        <w:r>
          <w:t xml:space="preserve">(·) binary entropy, </w:t>
        </w:r>
        <w:r>
          <w:rPr>
            <w:i/>
            <w:iCs/>
          </w:rPr>
          <w:t xml:space="preserve">f</w:t>
        </w:r>
        <w:r>
          <w:t xml:space="preserve"> error-correction efficiency, </w:t>
        </w:r>
        <w:r>
          <w:rPr>
            <w:i/>
            <w:iCs/>
          </w:rPr>
          <w:t xml:space="preserve">n</w:t>
        </w:r>
        <w:r>
          <w:rPr>
            <w:vertAlign w:val="subscript"/>
          </w:rPr>
          <w:t xml:space="preserve">sift</w:t>
        </w:r>
        <w:r>
          <w:t xml:space="preserve"> sifted key length, </w:t>
        </w:r>
        <w:r>
          <w:rPr>
            <w:i/>
            <w:iCs/>
          </w:rPr>
          <w:t xml:space="preserve">s</w:t>
        </w:r>
        <w:r>
          <w:rPr>
            <w:vertAlign w:val="subscript"/>
          </w:rPr>
          <w:t xml:space="preserve">0</w:t>
        </w:r>
        <w:r>
          <w:t xml:space="preserve">, </w:t>
        </w:r>
        <w:r>
          <w:rPr>
            <w:i/>
            <w:iCs/>
          </w:rPr>
          <w:t xml:space="preserve">s</w:t>
        </w:r>
        <w:r>
          <w:rPr>
            <w:vertAlign w:val="subscript"/>
          </w:rPr>
          <w:t xml:space="preserve">1</w:t>
        </w:r>
        <w:r>
          <w:t xml:space="preserve"> vacuum and single-photon bounds, </w:t>
        </w:r>
        <w:r>
          <w:rPr>
            <w:i/>
            <w:iCs/>
          </w:rPr>
          <w:t xml:space="preserve">φ</w:t>
        </w:r>
        <w:r>
          <w:t xml:space="preserve"> phase-error bound, </w:t>
        </w:r>
        <w:r>
          <w:rPr>
            <w:i/>
            <w:iCs/>
          </w:rPr>
          <w:t xml:space="preserve">λ</w:t>
        </w:r>
        <w:r>
          <w:rPr>
            <w:vertAlign w:val="subscript"/>
          </w:rPr>
          <w:t xml:space="preserve">EC</w:t>
        </w:r>
        <w:r>
          <w:t xml:space="preserve"> error-correction leakage, and </w:t>
        </w:r>
        <w:r>
          <w:rPr>
            <w:i/>
            <w:iCs/>
          </w:rPr>
          <w:t xml:space="preserve">ε</w:t>
        </w:r>
        <w:r>
          <w:rPr>
            <w:vertAlign w:val="subscript"/>
          </w:rPr>
          <w:t xml:space="preserve">sec</w:t>
        </w:r>
        <w:r>
          <w:t xml:space="preserve">, </w:t>
        </w:r>
        <w:r>
          <w:rPr>
            <w:i/>
            <w:iCs/>
          </w:rPr>
          <w:t xml:space="preserve">ε</w:t>
        </w:r>
        <w:r>
          <w:rPr>
            <w:vertAlign w:val="subscript"/>
          </w:rPr>
          <w:t xml:space="preserve">cor</w:t>
        </w:r>
        <w:r>
          <w:t xml:space="preserve"> failure probabilities.</w:t>
        </w:r>
      </w:ins>
      <w:bookmarkStart w:id="0" w:name="_GoBack"/>
      <w:bookmarkEnd w:id="0"/>
    </w:p>
    <w:p w:rsidR="00C5665A" w:rsidRDefault="00D92B12">
      <w:pPr>
        <w:keepNext/>
        <w:spacing w:after="100" w:line="264" w:lineRule="auto"/>
        <w:jc w:val="both"/>
      </w:pPr>
      <w:r>
        <w:t xml:space="preserve">Decoy states [3] </w:t>
      </w:r>
      <w:commentRangeStart w:id="21"/>
      <w:del w:id="1019" w:author="Claude (Reviewer)" w:date="2026-10-12T09:00:00Z">
        <w:r>
          <w:delText xml:space="preserve">block the PNS attack</w:delText>
        </w:r>
      </w:del>
      <w:ins w:id="1020" w:author="Claude (Reviewer)" w:date="2026-10-12T09:00:00Z">
        <w:r>
          <w:t xml:space="preserve">bound the PNS attack</w:t>
        </w:r>
      </w:ins>
      <w:commentRangeEnd w:id="21"/>
      <w:r>
        <w:commentReference w:id="21"/>
      </w:r>
      <w:r>
        <w:t xml:space="preserve">, giving Eq. (4):</w:t>
      </w:r>
    </w:p>
    <w:p w:rsidR="00C5665A" w:rsidRDefault="00D92B12">
      <w:pPr>
        <w:tabs>
          <w:tab w:val="center" w:pos="4513"/>
          <w:tab w:val="right" w:pos="9026"/>
        </w:tabs>
        <w:spacing w:before="100" w:after="100"/>
      </w:pPr>
      <w:commentRangeStart w:id="22"/>
      <w:r>
        <w:tab/>
      </w:r>
      <m:oMath>
        <w:del w:id="1021" w:author="Claude (Reviewer)" w:date="2026-10-12T09:00:00Z">
          <m:r>
            <w:rPr>
              <w:rFonts w:ascii="Cambria Math" w:hAnsi="Cambria Math"/>
            </w:rPr>
            <m:t xml:space="preserve">l =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1,L</m:t>
                      </m:r>
                    </m:sub>
                  </m:sSub>
                </m:num>
                <m:den>
                  <m:sSub>
                    <m:sSubPr>
                      <m:ctrlPr>
                        <w:rPr>
                          <w:rFonts w:ascii="Cambria Math" w:hAnsi="Cambria Math"/>
                        </w:rPr>
                      </m:ctrlPr>
                    </m:sSubPr>
                    <m:e>
                      <m:r>
                        <w:rPr>
                          <w:rFonts w:ascii="Cambria Math" w:hAnsi="Cambria Math"/>
                        </w:rPr>
                        <m:t>Q</m:t>
                      </m:r>
                    </m:e>
                    <m:sub>
                      <m:r>
                        <w:rPr>
                          <w:rFonts w:ascii="Cambria Math" w:hAnsi="Cambria Math"/>
                        </w:rPr>
                        <m:t>μ</m:t>
                      </m:r>
                    </m:sub>
                  </m:sSub>
                </m:den>
              </m:f>
            </m:e>
          </m:d>
          <m:d>
            <m:dPr>
              <m:begChr m:val="["/>
              <m:endChr m:val="]"/>
              <m:ctrlPr>
                <w:rPr>
                  <w:rFonts w:ascii="Cambria Math" w:hAnsi="Cambria Math"/>
                </w:rPr>
              </m:ctrlPr>
            </m:dPr>
            <m:e>
              <m:r>
                <w:rPr>
                  <w:rFonts w:ascii="Cambria Math" w:hAnsi="Cambria Math"/>
                </w:rPr>
                <m:t xml:space="preserve">1 -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1,U</m:t>
                      </m:r>
                    </m:sub>
                  </m:sSub>
                </m:e>
              </m:d>
            </m:e>
          </m:d>
          <m:r>
            <w:rPr>
              <w:rFonts w:ascii="Cambria Math" w:hAnsi="Cambria Math"/>
            </w:rPr>
            <m:t xml:space="preserve"> - f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μ</m:t>
                  </m:r>
                </m:sub>
              </m:sSub>
            </m:e>
          </m:d>
          <m:r>
            <w:rPr>
              <w:rFonts w:ascii="Cambria Math" w:hAnsi="Cambria Math"/>
            </w:rPr>
            <m:t xml:space="preserve"> - </m:t>
          </m:r>
          <m:sSub>
            <m:sSubPr>
              <m:ctrlPr>
                <w:rPr>
                  <w:rFonts w:ascii="Cambria Math" w:hAnsi="Cambria Math"/>
                </w:rPr>
              </m:ctrlPr>
            </m:sSubPr>
            <m:e>
              <m:r>
                <w:rPr>
                  <w:rFonts w:ascii="Cambria Math" w:hAnsi="Cambria Math"/>
                </w:rPr>
                <m:t>Δ</m:t>
              </m:r>
            </m:e>
            <m:sub>
              <m:r>
                <m:rPr>
                  <m:sty m:val="p"/>
                </m:rPr>
                <w:rPr>
                  <w:rFonts w:ascii="Cambria Math" w:hAnsi="Cambria Math"/>
                </w:rPr>
                <m:t>finite</m:t>
              </m:r>
            </m:sub>
          </m:sSub>
          <m:sSub>
            <m:sSubPr>
              <m:ctrlPr>
                <w:rPr>
                  <w:rFonts w:ascii="Cambria Math" w:hAnsi="Cambria Math"/>
                </w:rPr>
              </m:ctrlPr>
            </m:sSubPr>
            <m:e>
              <m:r>
                <w:rPr>
                  <w:rFonts w:ascii="Cambria Math" w:hAnsi="Cambria Math"/>
                </w:rPr>
                <m:t>n</m:t>
              </m:r>
            </m:e>
            <m:sub>
              <m:r>
                <m:rPr>
                  <m:sty m:val="p"/>
                </m:rPr>
                <w:rPr>
                  <w:rFonts w:ascii="Cambria Math" w:hAnsi="Cambria Math"/>
                </w:rPr>
                <m:t>sift</m:t>
              </m:r>
            </m:sub>
          </m:sSub>
        </w:del>
        <w:ins w:id="1022" w:author="Claude (Reviewer)" w:date="2026-10-12T09:00:00Z">
          <m:sSub>
            <m:sSubPr>
              <m:ctrlPr>
                <w:rPr>
                  <w:rFonts w:ascii="Cambria Math" w:hAnsi="Cambria Math"/>
                </w:rPr>
              </m:ctrlPr>
            </m:sSubPr>
            <m:e>
              <m:r>
                <w:rPr>
                  <w:rFonts w:ascii="Cambria Math" w:hAnsi="Cambria Math"/>
                </w:rPr>
                <m:t xml:space="preserve">s</m:t>
              </m:r>
            </m:e>
            <m:sub>
              <m:r>
                <w:rPr>
                  <w:rFonts w:ascii="Cambria Math" w:hAnsi="Cambria Math"/>
                </w:rPr>
                <m:t xml:space="preserve">1</m:t>
              </m:r>
            </m:sub>
          </m:sSub>
          <m:r>
            <w:rPr>
              <w:rFonts w:ascii="Cambria Math" w:hAnsi="Cambria Math"/>
            </w:rPr>
            <m:t xml:space="preserve"> = </m:t>
          </m:r>
          <m:sSub>
            <m:sSubPr>
              <m:ctrlPr>
                <w:rPr>
                  <w:rFonts w:ascii="Cambria Math" w:hAnsi="Cambria Math"/>
                </w:rPr>
              </m:ctrlPr>
            </m:sSubPr>
            <m:e>
              <m:r>
                <w:rPr>
                  <w:rFonts w:ascii="Cambria Math" w:hAnsi="Cambria Math"/>
                </w:rPr>
                <m:t xml:space="preserve">n</m:t>
              </m:r>
            </m:e>
            <m:sub>
              <m:r>
                <m:rPr>
                  <m:nor/>
                </m:rPr>
                <w:rPr>
                  <w:rFonts w:ascii="Cambria Math" w:hAnsi="Cambria Math"/>
                </w:rPr>
                <m:t xml:space="preserve">sift</m:t>
              </m:r>
            </m:sub>
          </m:sSub>
          <m:f>
            <m:fPr>
              <m:ctrlPr>
                <w:rPr>
                  <w:rFonts w:ascii="Cambria Math" w:hAnsi="Cambria Math"/>
                </w:rPr>
              </m:ctrlPr>
            </m:fPr>
            <m:num>
              <m:sSub>
                <m:sSubPr>
                  <m:ctrlPr>
                    <w:rPr>
                      <w:rFonts w:ascii="Cambria Math" w:hAnsi="Cambria Math"/>
                    </w:rPr>
                  </m:ctrlPr>
                </m:sSubPr>
                <m:e>
                  <m:r>
                    <w:rPr>
                      <w:rFonts w:ascii="Cambria Math" w:hAnsi="Cambria Math"/>
                    </w:rPr>
                    <m:t xml:space="preserve">Q</m:t>
                  </m:r>
                </m:e>
                <m:sub>
                  <m:r>
                    <w:rPr>
                      <w:rFonts w:ascii="Cambria Math" w:hAnsi="Cambria Math"/>
                    </w:rPr>
                    <m:t xml:space="preserve">1,L</m:t>
                  </m:r>
                </m:sub>
              </m:sSub>
            </m:num>
            <m:den>
              <m:sSub>
                <m:sSubPr>
                  <m:ctrlPr>
                    <w:rPr>
                      <w:rFonts w:ascii="Cambria Math" w:hAnsi="Cambria Math"/>
                    </w:rPr>
                  </m:ctrlPr>
                </m:sSubPr>
                <m:e>
                  <m:r>
                    <w:rPr>
                      <w:rFonts w:ascii="Cambria Math" w:hAnsi="Cambria Math"/>
                    </w:rPr>
                    <m:t xml:space="preserve">Q</m:t>
                  </m:r>
                </m:e>
                <m:sub>
                  <m:r>
                    <w:rPr>
                      <w:rFonts w:ascii="Cambria Math" w:hAnsi="Cambria Math"/>
                    </w:rPr>
                    <m:t xml:space="preserve">μ</m:t>
                  </m:r>
                </m:sub>
              </m:sSub>
            </m:den>
          </m:f>
          <m:r>
            <w:rPr>
              <w:rFonts w:ascii="Cambria Math" w:hAnsi="Cambria Math"/>
            </w:rPr>
            <m:t xml:space="preserve">,   φ = </m:t>
          </m:r>
          <m:sSub>
            <m:sSubPr>
              <m:ctrlPr>
                <w:rPr>
                  <w:rFonts w:ascii="Cambria Math" w:hAnsi="Cambria Math"/>
                </w:rPr>
              </m:ctrlPr>
            </m:sSubPr>
            <m:e>
              <m:r>
                <w:rPr>
                  <w:rFonts w:ascii="Cambria Math" w:hAnsi="Cambria Math"/>
                </w:rPr>
                <m:t xml:space="preserve">e</m:t>
              </m:r>
            </m:e>
            <m:sub>
              <m:r>
                <w:rPr>
                  <w:rFonts w:ascii="Cambria Math" w:hAnsi="Cambria Math"/>
                </w:rPr>
                <m:t xml:space="preserve">1,U</m:t>
              </m:r>
            </m:sub>
          </m:sSub>
          <m:r>
            <w:rPr>
              <w:rFonts w:ascii="Cambria Math" w:hAnsi="Cambria Math"/>
            </w:rPr>
            <m:t xml:space="preserve">,   </m:t>
          </m:r>
          <m:sSub>
            <m:sSubPr>
              <m:ctrlPr>
                <w:rPr>
                  <w:rFonts w:ascii="Cambria Math" w:hAnsi="Cambria Math"/>
                </w:rPr>
              </m:ctrlPr>
            </m:sSubPr>
            <m:e>
              <m:r>
                <w:rPr>
                  <w:rFonts w:ascii="Cambria Math" w:hAnsi="Cambria Math"/>
                </w:rPr>
                <m:t xml:space="preserve">λ</m:t>
              </m:r>
            </m:e>
            <m:sub>
              <m:r>
                <m:rPr>
                  <m:nor/>
                </m:rPr>
                <w:rPr>
                  <w:rFonts w:ascii="Cambria Math" w:hAnsi="Cambria Math"/>
                </w:rPr>
                <m:t xml:space="preserve">EC</m:t>
              </m:r>
            </m:sub>
          </m:sSub>
          <m:r>
            <w:rPr>
              <w:rFonts w:ascii="Cambria Math" w:hAnsi="Cambria Math"/>
            </w:rPr>
            <m:t xml:space="preserve"> = f </m:t>
          </m:r>
          <m:sSub>
            <m:sSubPr>
              <m:ctrlPr>
                <w:rPr>
                  <w:rFonts w:ascii="Cambria Math" w:hAnsi="Cambria Math"/>
                </w:rPr>
              </m:ctrlPr>
            </m:sSubPr>
            <m:e>
              <m:r>
                <w:rPr>
                  <w:rFonts w:ascii="Cambria Math" w:hAnsi="Cambria Math"/>
                </w:rPr>
                <m:t xml:space="preserve">n</m:t>
              </m:r>
            </m:e>
            <m:sub>
              <m:r>
                <m:rPr>
                  <m:nor/>
                </m:rPr>
                <w:rPr>
                  <w:rFonts w:ascii="Cambria Math" w:hAnsi="Cambria Math"/>
                </w:rPr>
                <m:t xml:space="preserve">sift</m:t>
              </m:r>
            </m:sub>
          </m:sSub>
          <m:r>
            <w:rPr>
              <w:rFonts w:ascii="Cambria Math" w:hAnsi="Cambria Math"/>
            </w:rPr>
            <m:t xml:space="preserve"> h(</m:t>
          </m:r>
          <m:sSub>
            <m:sSubPr>
              <m:ctrlPr>
                <w:rPr>
                  <w:rFonts w:ascii="Cambria Math" w:hAnsi="Cambria Math"/>
                </w:rPr>
              </m:ctrlPr>
            </m:sSubPr>
            <m:e>
              <m:r>
                <w:rPr>
                  <w:rFonts w:ascii="Cambria Math" w:hAnsi="Cambria Math"/>
                </w:rPr>
                <m:t xml:space="preserve">E</m:t>
              </m:r>
            </m:e>
            <m:sub>
              <m:r>
                <w:rPr>
                  <w:rFonts w:ascii="Cambria Math" w:hAnsi="Cambria Math"/>
                </w:rPr>
                <m:t xml:space="preserve">μ</m:t>
              </m:r>
            </m:sub>
          </m:sSub>
          <m:r>
            <w:rPr>
              <w:rFonts w:ascii="Cambria Math" w:hAnsi="Cambria Math"/>
            </w:rPr>
            <m:t xml:space="preserve">)</m:t>
          </m:r>
        </w:ins>
      </m:oMath>
      <w:r>
        <w:tab/>
        <w:t>(4)</w:t>
      </w:r>
      <w:commentRangeEnd w:id="22"/>
      <w:r>
        <w:commentReference w:id="22"/>
      </w:r>
    </w:p>
    <w:p w:rsidR="00C5665A" w:rsidRDefault="00D92B12">
      <w:pPr>
        <w:spacing w:after="100" w:line="264" w:lineRule="auto"/>
        <w:jc w:val="both"/>
      </w:pPr>
      <w:del w:id="1023" w:author="Claude (Reviewer)" w:date="2026-10-12T09:00:00Z">
        <w:r>
          <w:delText xml:space="preserve">where </w:delText>
        </w:r>
      </w:del>
      <w:del w:id="1024" w:author="Claude (Reviewer)" w:date="2026-10-12T09:00:00Z">
        <w:r>
          <w:rPr>
            <w:i/>
            <w:iCs/>
          </w:rPr>
          <w:delText>Q</w:delText>
        </w:r>
      </w:del>
      <w:del w:id="1025" w:author="Claude (Reviewer)" w:date="2026-10-12T09:00:00Z">
        <w:r>
          <w:rPr>
            <w:i/>
            <w:iCs/>
            <w:vertAlign w:val="subscript"/>
          </w:rPr>
          <w:delText>1,L</w:delText>
        </w:r>
      </w:del>
      <w:del w:id="1026" w:author="Claude (Reviewer)" w:date="2026-10-12T09:00:00Z">
        <w:r>
          <w:delText xml:space="preserve"> is the single-photon gain lower bound, </w:delText>
        </w:r>
      </w:del>
      <w:del w:id="1027" w:author="Claude (Reviewer)" w:date="2026-10-12T09:00:00Z">
        <w:r>
          <w:rPr>
            <w:i/>
            <w:iCs/>
          </w:rPr>
          <w:delText>Q</w:delText>
        </w:r>
      </w:del>
      <w:del w:id="1028" w:author="Claude (Reviewer)" w:date="2026-10-12T09:00:00Z">
        <w:r>
          <w:rPr>
            <w:i/>
            <w:iCs/>
            <w:vertAlign w:val="subscript"/>
          </w:rPr>
          <w:delText>μ</w:delText>
        </w:r>
      </w:del>
      <w:del w:id="1029" w:author="Claude (Reviewer)" w:date="2026-10-12T09:00:00Z">
        <w:r>
          <w:delText xml:space="preserve"> the total gain, </w:delText>
        </w:r>
      </w:del>
      <w:del w:id="1030" w:author="Claude (Reviewer)" w:date="2026-10-12T09:00:00Z">
        <w:r>
          <w:rPr>
            <w:i/>
            <w:iCs/>
          </w:rPr>
          <w:delText>e</w:delText>
        </w:r>
      </w:del>
      <w:del w:id="1031" w:author="Claude (Reviewer)" w:date="2026-10-12T09:00:00Z">
        <w:r>
          <w:rPr>
            <w:i/>
            <w:iCs/>
            <w:vertAlign w:val="subscript"/>
          </w:rPr>
          <w:delText>1,U</w:delText>
        </w:r>
      </w:del>
      <w:del w:id="1032" w:author="Claude (Reviewer)" w:date="2026-10-12T09:00:00Z">
        <w:r>
          <w:delText xml:space="preserve"> the single-photon error upper bound, </w:delText>
        </w:r>
      </w:del>
      <w:del w:id="1033" w:author="Claude (Reviewer)" w:date="2026-10-12T09:00:00Z">
        <w:r>
          <w:rPr>
            <w:i/>
            <w:iCs/>
          </w:rPr>
          <w:delText>E</w:delText>
        </w:r>
      </w:del>
      <w:del w:id="1034" w:author="Claude (Reviewer)" w:date="2026-10-12T09:00:00Z">
        <w:r>
          <w:rPr>
            <w:i/>
            <w:iCs/>
            <w:vertAlign w:val="subscript"/>
          </w:rPr>
          <w:delText>μ</w:delText>
        </w:r>
      </w:del>
      <w:del w:id="1035" w:author="Claude (Reviewer)" w:date="2026-10-12T09:00:00Z">
        <w:r>
          <w:delText xml:space="preserve"> the overall error, and </w:delText>
        </w:r>
      </w:del>
      <w:del w:id="1036" w:author="Claude (Reviewer)" w:date="2026-10-12T09:00:00Z">
        <w:r>
          <w:rPr>
            <w:i/>
            <w:iCs/>
          </w:rPr>
          <w:delText>Δ</w:delText>
        </w:r>
      </w:del>
      <w:del w:id="1037" w:author="Claude (Reviewer)" w:date="2026-10-12T09:00:00Z">
        <w:r>
          <w:rPr>
            <w:iCs/>
            <w:vertAlign w:val="subscript"/>
          </w:rPr>
          <w:delText>finite</w:delText>
        </w:r>
      </w:del>
      <w:del w:id="1038" w:author="Claude (Reviewer)" w:date="2026-10-12T09:00:00Z">
        <w:r>
          <w:delText xml:space="preserve"> the finite-size penalty.</w:delText>
        </w:r>
      </w:del>
      <w:ins w:id="1039" w:author="Claude (Reviewer)" w:date="2026-10-12T09:00:00Z">
        <w:r>
          <w:t xml:space="preserve">where </w:t>
        </w:r>
        <w:r>
          <w:rPr>
            <w:i/>
            <w:iCs/>
          </w:rPr>
          <w:t xml:space="preserve">Q</w:t>
        </w:r>
        <w:r>
          <w:rPr>
            <w:vertAlign w:val="subscript"/>
          </w:rPr>
          <w:t xml:space="preserve">1,L</w:t>
        </w:r>
        <w:r>
          <w:t xml:space="preserve"> is the single-photon gain lower bound, </w:t>
        </w:r>
        <w:r>
          <w:rPr>
            <w:i/>
            <w:iCs/>
          </w:rPr>
          <w:t xml:space="preserve">Q</w:t>
        </w:r>
        <w:r>
          <w:rPr>
            <w:vertAlign w:val="subscript"/>
          </w:rPr>
          <w:t xml:space="preserve">μ</w:t>
        </w:r>
        <w:r>
          <w:t xml:space="preserve"> the total gain, </w:t>
        </w:r>
        <w:r>
          <w:rPr>
            <w:i/>
            <w:iCs/>
          </w:rPr>
          <w:t xml:space="preserve">e</w:t>
        </w:r>
        <w:r>
          <w:rPr>
            <w:vertAlign w:val="subscript"/>
          </w:rPr>
          <w:t xml:space="preserve">1,U</w:t>
        </w:r>
        <w:r>
          <w:t xml:space="preserve"> the single-photon error upper bound, and </w:t>
        </w:r>
        <w:r>
          <w:rPr>
            <w:i/>
            <w:iCs/>
          </w:rPr>
          <w:t xml:space="preserve">E</w:t>
        </w:r>
        <w:r>
          <w:rPr>
            <w:vertAlign w:val="subscript"/>
          </w:rPr>
          <w:t xml:space="preserve">μ</w:t>
        </w:r>
        <w:r>
          <w:t xml:space="preserve"> the overall error [5].</w:t>
        </w:r>
      </w:ins>
    </w:p>
    <w:p w:rsidR="00C5665A" w:rsidRDefault="00215A7C">
      <w:pPr>
        <w:keepNext/>
        <w:spacing w:after="100" w:line="264" w:lineRule="auto"/>
        <w:jc w:val="both"/>
      </w:pPr>
      <w:r>
        <w:t xml:space="preserve">Step 2: PQC and hybrid key: ML-KEM-768, ML-DSA-65 and SLH-DSA-SHAKE-128s </w:t>
      </w:r>
      <w:del w:id="1040" w:author="Claude (Reviewer)" w:date="2026-10-12T09:00:00Z">
        <w:r>
          <w:delText xml:space="preserve">are benchmarked;</w:delText>
        </w:r>
      </w:del>
      <w:ins w:id="1041" w:author="Claude (Reviewer)" w:date="2026-10-12T09:00:00Z">
        <w:r>
          <w:t xml:space="preserve">are benchmarked on Raspberry Pi and Cortex-M4 hardware, with X25519+ML-KEM-768 as a classical+PQC arm;</w:t>
        </w:r>
      </w:ins>
      <w:r>
        <w:t xml:space="preserve"> </w:t>
      </w:r>
      <w:commentRangeStart w:id="23"/>
      <w:del w:id="1042" w:author="Claude (Reviewer)" w:date="2026-10-12T09:00:00Z">
        <w:r>
          <w:delText xml:space="preserve">a SHA3-256 combiner joins the keys [2], [7],</w:delText>
        </w:r>
      </w:del>
      <w:ins w:id="1043" w:author="Claude (Reviewer)" w:date="2026-10-12T09:00:00Z">
        <w:r>
          <w:t xml:space="preserve">a KMAC combiner with transcript binding joins the keys [2], [6],</w:t>
        </w:r>
      </w:ins>
      <w:commentRangeEnd w:id="23"/>
      <w:r>
        <w:commentReference w:id="23"/>
      </w:r>
      <w:r>
        <w:t xml:space="preserve"> Eq. (5):</w:t>
      </w:r>
    </w:p>
    <w:p w:rsidR="00C5665A" w:rsidRDefault="00D92B12">
      <w:pPr>
        <w:tabs>
          <w:tab w:val="center" w:pos="4513"/>
          <w:tab w:val="right" w:pos="9026"/>
        </w:tabs>
        <w:spacing w:before="100" w:after="100"/>
      </w:pPr>
      <w:commentRangeStart w:id="24"/>
      <w:r>
        <w:tab/>
      </w:r>
      <m:oMath>
        <w:del w:id="1044" w:author="Claude (Reviewer)" w:date="2026-10-12T09:00:00Z">
          <m:r>
            <w:rPr>
              <w:rFonts w:ascii="Cambria Math" w:hAnsi="Cambria Math"/>
            </w:rPr>
            <m:t xml:space="preserve">K = </m:t>
          </m:r>
          <m:r>
            <m:rPr>
              <m:nor/>
            </m:rPr>
            <m:t>SHA3-256</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QKD</m:t>
                  </m:r>
                </m:sub>
              </m:sSub>
              <m: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PQC</m:t>
                  </m:r>
                </m:sub>
              </m:sSub>
            </m:e>
          </m:d>
        </w:del>
        <w:ins w:id="1045" w:author="Claude (Reviewer)" w:date="2026-10-12T09:00:00Z">
          <m:r>
            <w:rPr>
              <w:rFonts w:ascii="Cambria Math" w:hAnsi="Cambria Math"/>
            </w:rPr>
            <m:t xml:space="preserve">K = </m:t>
          </m:r>
          <m:r>
            <m:rPr>
              <m:nor/>
            </m:rPr>
            <w:rPr>
              <w:rFonts w:ascii="Cambria Math" w:hAnsi="Cambria Math"/>
            </w:rPr>
            <m:t xml:space="preserve">KMAC256</m:t>
          </m:r>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QKD</m:t>
                  </m:r>
                </m:sub>
              </m:sSub>
              <m:r>
                <w:rPr>
                  <w:rFonts w:ascii="Cambria Math" w:hAnsi="Cambria Math"/>
                </w:rPr>
                <m:t xml:space="preserve"> ‖ </m:t>
              </m:r>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PQC</m:t>
                  </m:r>
                </m:sub>
              </m:sSub>
              <m:r>
                <w:rPr>
                  <w:rFonts w:ascii="Cambria Math" w:hAnsi="Cambria Math"/>
                </w:rPr>
                <m:t xml:space="preserve">, ctx, 256, “SMR-KDF”</m:t>
              </m:r>
            </m:e>
          </m:d>
        </w:ins>
      </m:oMath>
      <w:r>
        <w:tab/>
        <w:t>(5)</w:t>
      </w:r>
      <w:commentRangeEnd w:id="24"/>
      <w:r>
        <w:commentReference w:id="24"/>
      </w:r>
    </w:p>
    <w:p w:rsidR="00C5665A" w:rsidRDefault="00215A7C">
      <w:pPr>
        <w:keepNext/>
        <w:spacing w:after="100" w:line="264" w:lineRule="auto"/>
        <w:jc w:val="both"/>
      </w:pPr>
      <w:r>
        <w:t xml:space="preserve">Step 3: Scoring: Each zone </w:t>
      </w:r>
      <w:r>
        <w:rPr>
          <w:i/>
          <w:iCs/>
        </w:rPr>
        <w:t>z</w:t>
      </w:r>
      <w:r>
        <w:t xml:space="preserve"> is scored from availability </w:t>
      </w:r>
      <w:r>
        <w:rPr>
          <w:i/>
          <w:iCs/>
        </w:rPr>
        <w:t>A</w:t>
      </w:r>
      <w:r>
        <w:t xml:space="preserve">, integrity </w:t>
      </w:r>
      <w:r>
        <w:rPr>
          <w:i/>
          <w:iCs/>
        </w:rPr>
        <w:t>I</w:t>
      </w:r>
      <w:r>
        <w:t xml:space="preserve"> and confidentiality </w:t>
      </w:r>
      <w:r>
        <w:rPr>
          <w:i/>
          <w:iCs/>
        </w:rPr>
        <w:t>C</w:t>
      </w:r>
      <w:r>
        <w:t xml:space="preserve"> </w:t>
      </w:r>
      <w:commentRangeStart w:id="25"/>
      <w:del w:id="1046" w:author="Claude (Reviewer)" w:date="2026-10-12T09:00:00Z">
        <w:r>
          <w:delText xml:space="preserve">(weights </w:delText>
        </w:r>
      </w:del>
      <w:del w:id="1047" w:author="Claude (Reviewer)" w:date="2026-10-12T09:00:00Z">
        <w:r>
          <w:rPr>
            <w:i/>
            <w:iCs/>
          </w:rPr>
          <w:delText>w</w:delText>
        </w:r>
      </w:del>
      <w:del w:id="1048" w:author="Claude (Reviewer)" w:date="2026-10-12T09:00:00Z">
        <w:r>
          <w:delText xml:space="preserve">, Eq. 6)</w:delText>
        </w:r>
      </w:del>
      <w:ins w:id="1049" w:author="Claude (Reviewer)" w:date="2026-10-12T09:00:00Z">
        <w:r>
          <w:t xml:space="preserve">(AHP weights w; Eq. 6)</w:t>
        </w:r>
      </w:ins>
      <w:commentRangeEnd w:id="25"/>
      <w:r>
        <w:commentReference w:id="25"/>
      </w:r>
      <w:r>
        <w:t xml:space="preserve">. QKD and PQC scores </w:t>
      </w:r>
      <w:del w:id="1050" w:author="Claude (Reviewer)" w:date="2026-10-12T09:00:00Z">
        <w:r>
          <w:delText xml:space="preserve">merge into </w:delText>
        </w:r>
      </w:del>
      <w:del w:id="1051" w:author="Claude (Reviewer)" w:date="2026-10-12T09:00:00Z">
        <w:r>
          <w:rPr>
            <w:i/>
            <w:iCs/>
          </w:rPr>
          <w:delText>H</w:delText>
        </w:r>
      </w:del>
      <w:del w:id="1052" w:author="Claude (Reviewer)" w:date="2026-10-12T09:00:00Z">
        <w:r>
          <w:delText xml:space="preserve"> (weights </w:delText>
        </w:r>
      </w:del>
      <w:del w:id="1053" w:author="Claude (Reviewer)" w:date="2026-10-12T09:00:00Z">
        <w:r>
          <w:rPr>
            <w:i/>
            <w:iCs/>
          </w:rPr>
          <w:delText>α</w:delText>
        </w:r>
      </w:del>
      <w:del w:id="1054" w:author="Claude (Reviewer)" w:date="2026-10-12T09:00:00Z">
        <w:r>
          <w:delText xml:space="preserve">, </w:delText>
        </w:r>
      </w:del>
      <w:del w:id="1055" w:author="Claude (Reviewer)" w:date="2026-10-12T09:00:00Z">
        <w:r>
          <w:rPr>
            <w:i/>
            <w:iCs/>
          </w:rPr>
          <w:delText>β</w:delText>
        </w:r>
      </w:del>
      <w:del w:id="1056" w:author="Claude (Reviewer)" w:date="2026-10-12T09:00:00Z">
        <w:r>
          <w:delText xml:space="preserve">; Eq. 7)</w:delText>
        </w:r>
      </w:del>
      <w:ins w:id="1057" w:author="Claude (Reviewer)" w:date="2026-10-12T09:00:00Z">
        <w:r>
          <w:t xml:space="preserve">merge by a break-both rule into H (Eq. 7)</w:t>
        </w:r>
      </w:ins>
      <w:r>
        <w:t xml:space="preserve">. </w:t>
      </w:r>
      <w:del w:id="1058" w:author="Claude (Reviewer)" w:date="2026-10-12T09:00:00Z">
        <w:r>
          <w:delText xml:space="preserve">ZPI averages </w:delText>
        </w:r>
      </w:del>
      <w:del w:id="1059" w:author="Claude (Reviewer)" w:date="2026-10-12T09:00:00Z">
        <w:r>
          <w:rPr>
            <w:i/>
            <w:iCs/>
          </w:rPr>
          <w:delText>H</w:delText>
        </w:r>
      </w:del>
      <w:del w:id="1060" w:author="Claude (Reviewer)" w:date="2026-10-12T09:00:00Z">
        <w:r>
          <w:delText xml:space="preserve"> over |</w:delText>
        </w:r>
      </w:del>
      <w:del w:id="1061" w:author="Claude (Reviewer)" w:date="2026-10-12T09:00:00Z">
        <w:r>
          <w:rPr>
            <w:i/>
            <w:iCs/>
          </w:rPr>
          <w:delText>Z</w:delText>
        </w:r>
      </w:del>
      <w:del w:id="1062" w:author="Claude (Reviewer)" w:date="2026-10-12T09:00:00Z">
        <w:r>
          <w:delText xml:space="preserve">| zones, each divided by its classical baseline </w:delText>
        </w:r>
      </w:del>
      <w:del w:id="1063" w:author="Claude (Reviewer)" w:date="2026-10-12T09:00:00Z">
        <w:r>
          <w:rPr>
            <w:i/>
            <w:iCs/>
          </w:rPr>
          <w:delText>R</w:delText>
        </w:r>
      </w:del>
      <w:del w:id="1064" w:author="Claude (Reviewer)" w:date="2026-10-12T09:00:00Z">
        <w:r>
          <w:delText xml:space="preserve"> (Eq. 8).</w:delText>
        </w:r>
      </w:del>
      <w:ins w:id="1065" w:author="Claude (Reviewer)" w:date="2026-10-12T09:00:00Z">
        <w:r>
          <w:t xml:space="preserve">ZPI combines the weakest zone with a weighted zone average (Eq. 8).</w:t>
        </w:r>
      </w:ins>
    </w:p>
    <w:p w:rsidR="00C5665A" w:rsidRDefault="00D92B12">
      <w:pPr>
        <w:tabs>
          <w:tab w:val="center" w:pos="4513"/>
          <w:tab w:val="right" w:pos="9026"/>
        </w:tabs>
        <w:spacing w:before="100" w:after="100"/>
      </w:pPr>
      <w:r>
        <w:tab/>
      </w:r>
      <m:oMath>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z</m:t>
            </m:r>
          </m:sub>
        </m:sSub>
      </m:oMath>
      <w:r>
        <w:tab/>
        <w:t>(6)</w:t>
      </w:r>
    </w:p>
    <w:p w:rsidR="00C5665A" w:rsidRDefault="00D92B12">
      <w:pPr>
        <w:tabs>
          <w:tab w:val="center" w:pos="4513"/>
          <w:tab w:val="right" w:pos="9026"/>
        </w:tabs>
        <w:spacing w:before="100" w:after="100"/>
      </w:pPr>
      <w:commentRangeStart w:id="26"/>
      <w:r>
        <w:lastRenderedPageBreak/>
        <w:tab/>
      </w:r>
      <m:oMath>
        <w:del w:id="1066" w:author="Claude (Reviewer)" w:date="2026-10-12T09:00:00Z">
          <m:sSub>
            <m:sSubPr>
              <m:ctrlPr>
                <w:rPr>
                  <w:rFonts w:ascii="Cambria Math" w:hAnsi="Cambria Math"/>
                </w:rPr>
              </m:ctrlPr>
            </m:sSubPr>
            <m:e>
              <m:r>
                <w:rPr>
                  <w:rFonts w:ascii="Cambria Math" w:hAnsi="Cambria Math"/>
                </w:rPr>
                <m:t>H</m:t>
              </m:r>
            </m:e>
            <m:sub>
              <m:r>
                <w:rPr>
                  <w:rFonts w:ascii="Cambria Math" w:hAnsi="Cambria Math"/>
                </w:rPr>
                <m:t>z</m:t>
              </m:r>
            </m:sub>
          </m:sSub>
          <m:r>
            <w:rPr>
              <w:rFonts w:ascii="Cambria Math" w:hAnsi="Cambria Math"/>
            </w:rPr>
            <m:t xml:space="preserve"> = α </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QKD</m:t>
              </m:r>
            </m:sup>
          </m:sSubSup>
          <m:r>
            <w:rPr>
              <w:rFonts w:ascii="Cambria Math" w:hAnsi="Cambria Math"/>
            </w:rPr>
            <m:t xml:space="preserve"> + (1 - α) </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PQC</m:t>
              </m:r>
            </m:sup>
          </m:sSubSup>
          <m:r>
            <w:rPr>
              <w:rFonts w:ascii="Cambria Math" w:hAnsi="Cambria Math"/>
            </w:rPr>
            <m:t xml:space="preserve"> + β </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QKD</m:t>
              </m:r>
            </m:sup>
          </m:sSubSup>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PQC</m:t>
              </m:r>
            </m:sup>
          </m:sSubSup>
        </w:del>
        <w:ins w:id="1067" w:author="Claude (Reviewer)" w:date="2026-10-12T09:00:00Z">
          <m:sSub>
            <m:sSubPr>
              <m:ctrlPr>
                <w:rPr>
                  <w:rFonts w:ascii="Cambria Math" w:hAnsi="Cambria Math"/>
                </w:rPr>
              </m:ctrlPr>
            </m:sSubPr>
            <m:e>
              <m:r>
                <w:rPr>
                  <w:rFonts w:ascii="Cambria Math" w:hAnsi="Cambria Math"/>
                </w:rPr>
                <m:t xml:space="preserve">H</m:t>
              </m:r>
            </m:e>
            <m:sub>
              <m:r>
                <w:rPr>
                  <w:rFonts w:ascii="Cambria Math" w:hAnsi="Cambria Math"/>
                </w:rPr>
                <m:t xml:space="preserve">z</m:t>
              </m:r>
            </m:sub>
          </m:sSub>
          <m:r>
            <w:rPr>
              <w:rFonts w:ascii="Cambria Math" w:hAnsi="Cambria Math"/>
            </w:rPr>
            <m:t xml:space="preserve"> = 1 − </m:t>
          </m:r>
          <m:d>
            <m:dPr>
              <m:ctrlPr>
                <w:rPr>
                  <w:rFonts w:ascii="Cambria Math" w:hAnsi="Cambria Math"/>
                </w:rPr>
              </m:ctrlPr>
            </m:dPr>
            <m:e>
              <m:r>
                <w:rPr>
                  <w:rFonts w:ascii="Cambria Math" w:hAnsi="Cambria Math"/>
                </w:rPr>
                <m:t xml:space="preserve">1 − </m:t>
              </m:r>
              <m:sSubSup>
                <m:sSubSupPr>
                  <m:ctrlPr>
                    <w:rPr>
                      <w:rFonts w:ascii="Cambria Math" w:hAnsi="Cambria Math"/>
                    </w:rPr>
                  </m:ctrlPr>
                </m:sSubSupPr>
                <m:e>
                  <m:r>
                    <w:rPr>
                      <w:rFonts w:ascii="Cambria Math" w:hAnsi="Cambria Math"/>
                    </w:rPr>
                    <m:t xml:space="preserve">S</m:t>
                  </m:r>
                </m:e>
                <m:sub>
                  <m:r>
                    <w:rPr>
                      <w:rFonts w:ascii="Cambria Math" w:hAnsi="Cambria Math"/>
                    </w:rPr>
                    <m:t xml:space="preserve">z</m:t>
                  </m:r>
                </m:sub>
                <m:sup>
                  <m:r>
                    <m:rPr>
                      <m:nor/>
                    </m:rPr>
                    <w:rPr>
                      <w:rFonts w:ascii="Cambria Math" w:hAnsi="Cambria Math"/>
                    </w:rPr>
                    <m:t xml:space="preserve">QKD</m:t>
                  </m:r>
                </m:sup>
              </m:sSubSup>
            </m:e>
          </m:d>
          <m:d>
            <m:dPr>
              <m:ctrlPr>
                <w:rPr>
                  <w:rFonts w:ascii="Cambria Math" w:hAnsi="Cambria Math"/>
                </w:rPr>
              </m:ctrlPr>
            </m:dPr>
            <m:e>
              <m:r>
                <w:rPr>
                  <w:rFonts w:ascii="Cambria Math" w:hAnsi="Cambria Math"/>
                </w:rPr>
                <m:t xml:space="preserve">1 − </m:t>
              </m:r>
              <m:sSubSup>
                <m:sSubSupPr>
                  <m:ctrlPr>
                    <w:rPr>
                      <w:rFonts w:ascii="Cambria Math" w:hAnsi="Cambria Math"/>
                    </w:rPr>
                  </m:ctrlPr>
                </m:sSubSupPr>
                <m:e>
                  <m:r>
                    <w:rPr>
                      <w:rFonts w:ascii="Cambria Math" w:hAnsi="Cambria Math"/>
                    </w:rPr>
                    <m:t xml:space="preserve">S</m:t>
                  </m:r>
                </m:e>
                <m:sub>
                  <m:r>
                    <w:rPr>
                      <w:rFonts w:ascii="Cambria Math" w:hAnsi="Cambria Math"/>
                    </w:rPr>
                    <m:t xml:space="preserve">z</m:t>
                  </m:r>
                </m:sub>
                <m:sup>
                  <m:r>
                    <m:rPr>
                      <m:nor/>
                    </m:rPr>
                    <w:rPr>
                      <w:rFonts w:ascii="Cambria Math" w:hAnsi="Cambria Math"/>
                    </w:rPr>
                    <m:t xml:space="preserve">PQC</m:t>
                  </m:r>
                </m:sup>
              </m:sSubSup>
            </m:e>
          </m:d>
        </w:ins>
      </m:oMath>
      <w:r>
        <w:tab/>
        <w:t>(7)</w:t>
      </w:r>
      <w:commentRangeEnd w:id="26"/>
      <w:r>
        <w:commentReference w:id="26"/>
      </w:r>
    </w:p>
    <w:p w:rsidR="00C5665A" w:rsidRDefault="00D92B12">
      <w:pPr>
        <w:tabs>
          <w:tab w:val="center" w:pos="4513"/>
          <w:tab w:val="right" w:pos="9026"/>
        </w:tabs>
        <w:spacing w:before="100" w:after="100"/>
      </w:pPr>
      <w:commentRangeStart w:id="27"/>
      <w:r>
        <w:tab/>
      </w:r>
      <m:oMath>
        <w:del w:id="1068" w:author="Claude (Reviewer)" w:date="2026-10-12T09:00:00Z">
          <m:r>
            <m:rPr>
              <m:sty m:val="p"/>
            </m:rPr>
            <w:rPr>
              <w:rFonts w:ascii="Cambria Math" w:hAnsi="Cambria Math"/>
            </w:rPr>
            <m:t>ZPI</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z</m:t>
              </m:r>
            </m:sub>
            <m:sup/>
            <m:e>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Z</m:t>
                      </m:r>
                    </m:sub>
                  </m:sSub>
                </m:num>
                <m:den>
                  <m:sSubSup>
                    <m:sSubSupPr>
                      <m:ctrlPr>
                        <w:rPr>
                          <w:rFonts w:ascii="Cambria Math" w:hAnsi="Cambria Math"/>
                          <w:i/>
                        </w:rPr>
                      </m:ctrlPr>
                    </m:sSubSupPr>
                    <m:e>
                      <m:r>
                        <w:rPr>
                          <w:rFonts w:ascii="Cambria Math" w:hAnsi="Cambria Math"/>
                        </w:rPr>
                        <m:t xml:space="preserve">      R</m:t>
                      </m:r>
                    </m:e>
                    <m:sub>
                      <m:r>
                        <w:rPr>
                          <w:rFonts w:ascii="Cambria Math" w:hAnsi="Cambria Math"/>
                        </w:rPr>
                        <m:t>Z</m:t>
                      </m:r>
                    </m:sub>
                    <m:sup>
                      <m:r>
                        <w:rPr>
                          <w:rFonts w:ascii="Cambria Math" w:hAnsi="Cambria Math"/>
                        </w:rPr>
                        <m:t>baseline</m:t>
                      </m:r>
                    </m:sup>
                  </m:sSubSup>
                </m:den>
              </m:f>
            </m:e>
          </m:nary>
        </w:del>
        <w:ins w:id="1069" w:author="Claude (Reviewer)" w:date="2026-10-12T09:00:00Z">
          <m:r>
            <m:rPr>
              <m:nor/>
            </m:rPr>
            <w:rPr>
              <w:rFonts w:ascii="Cambria Math" w:hAnsi="Cambria Math"/>
            </w:rPr>
            <m:t xml:space="preserve">ZPI</m:t>
          </m:r>
          <m:r>
            <w:rPr>
              <w:rFonts w:ascii="Cambria Math" w:hAnsi="Cambria Math"/>
            </w:rPr>
            <m:t xml:space="preserve"> = λ </m:t>
          </m:r>
          <m:sSub>
            <m:sSubPr>
              <m:ctrlPr>
                <w:rPr>
                  <w:rFonts w:ascii="Cambria Math" w:hAnsi="Cambria Math"/>
                </w:rPr>
              </m:ctrlPr>
            </m:sSubPr>
            <m:e>
              <m:r>
                <m:rPr>
                  <m:nor/>
                </m:rPr>
                <w:rPr>
                  <w:rFonts w:ascii="Cambria Math" w:hAnsi="Cambria Math"/>
                </w:rPr>
                <m:t xml:space="preserve">min</m:t>
              </m:r>
            </m:e>
            <m:sub>
              <m:r>
                <w:rPr>
                  <w:rFonts w:ascii="Cambria Math" w:hAnsi="Cambria Math"/>
                </w:rPr>
                <m:t xml:space="preserve">z</m:t>
              </m:r>
            </m:sub>
          </m:sSub>
          <m:sSub>
            <m:sSubPr>
              <m:ctrlPr>
                <w:rPr>
                  <w:rFonts w:ascii="Cambria Math" w:hAnsi="Cambria Math"/>
                </w:rPr>
              </m:ctrlPr>
            </m:sSubPr>
            <m:e>
              <m:r>
                <w:rPr>
                  <w:rFonts w:ascii="Cambria Math" w:hAnsi="Cambria Math"/>
                </w:rPr>
                <m:t xml:space="preserve">H</m:t>
              </m:r>
            </m:e>
            <m:sub>
              <m:r>
                <w:rPr>
                  <w:rFonts w:ascii="Cambria Math" w:hAnsi="Cambria Math"/>
                </w:rPr>
                <m:t xml:space="preserve">z</m:t>
              </m:r>
            </m:sub>
          </m:sSub>
          <m:r>
            <w:rPr>
              <w:rFonts w:ascii="Cambria Math" w:hAnsi="Cambria Math"/>
            </w:rPr>
            <m:t xml:space="preserve"> + (1 − λ) </m:t>
          </m:r>
          <m:nary>
            <m:naryPr>
              <m:chr m:val="∑"/>
              <m:limLoc m:val="undOvr"/>
              <m:supHide m:val="1"/>
              <m:ctrlPr>
                <w:rPr>
                  <w:rFonts w:ascii="Cambria Math" w:hAnsi="Cambria Math"/>
                </w:rPr>
              </m:ctrlPr>
            </m:naryPr>
            <m:sub>
              <m:r>
                <w:rPr>
                  <w:rFonts w:ascii="Cambria Math" w:hAnsi="Cambria Math"/>
                </w:rPr>
                <m:t xml:space="preserve">z∈Z</m:t>
              </m:r>
            </m:sub>
            <m:sup/>
            <m:e>
              <m:sSub>
                <m:sSubPr>
                  <m:ctrlPr>
                    <w:rPr>
                      <w:rFonts w:ascii="Cambria Math" w:hAnsi="Cambria Math"/>
                    </w:rPr>
                  </m:ctrlPr>
                </m:sSubPr>
                <m:e>
                  <m:r>
                    <w:rPr>
                      <w:rFonts w:ascii="Cambria Math" w:hAnsi="Cambria Math"/>
                    </w:rPr>
                    <m:t xml:space="preserve">ω</m:t>
                  </m:r>
                </m:e>
                <m:sub>
                  <m:r>
                    <w:rPr>
                      <w:rFonts w:ascii="Cambria Math" w:hAnsi="Cambria Math"/>
                    </w:rPr>
                    <m:t xml:space="preserve">z</m:t>
                  </m:r>
                </m:sub>
              </m:sSub>
              <m:sSub>
                <m:sSubPr>
                  <m:ctrlPr>
                    <w:rPr>
                      <w:rFonts w:ascii="Cambria Math" w:hAnsi="Cambria Math"/>
                    </w:rPr>
                  </m:ctrlPr>
                </m:sSubPr>
                <m:e>
                  <m:r>
                    <w:rPr>
                      <w:rFonts w:ascii="Cambria Math" w:hAnsi="Cambria Math"/>
                    </w:rPr>
                    <m:t xml:space="preserve">H</m:t>
                  </m:r>
                </m:e>
                <m:sub>
                  <m:r>
                    <w:rPr>
                      <w:rFonts w:ascii="Cambria Math" w:hAnsi="Cambria Math"/>
                    </w:rPr>
                    <m:t xml:space="preserve">z</m:t>
                  </m:r>
                </m:sub>
              </m:sSub>
            </m:e>
          </m:nary>
        </w:ins>
      </m:oMath>
      <w:r>
        <w:tab/>
        <w:t>(8)</w:t>
      </w:r>
      <w:commentRangeEnd w:id="27"/>
      <w:r>
        <w:commentReference w:id="27"/>
      </w:r>
    </w:p>
    <w:p w:rsidR="00F26BFD" w:rsidRDefault="00F26BFD">
      <w:pPr>
        <w:tabs>
          <w:tab w:val="center" w:pos="4513"/>
          <w:tab w:val="right" w:pos="9026"/>
        </w:tabs>
        <w:spacing w:before="100" w:after="100"/>
      </w:pPr>
    </w:p>
    <w:p w:rsidR="00F26BFD" w:rsidRDefault="00647470" w:rsidP="00F26BFD">
      <w:pPr>
        <w:spacing w:after="100" w:line="264" w:lineRule="auto"/>
        <w:jc w:val="both"/>
      </w:pPr>
      <w:r>
        <w:t xml:space="preserve">Step 4: Validation: </w:t>
      </w:r>
      <w:del w:id="1070" w:author="Claude (Reviewer)" w:date="2026-10-12T09:00:00Z">
        <w:r>
          <w:delText xml:space="preserve">Setups are compared</w:delText>
        </w:r>
      </w:del>
      <w:ins w:id="1071" w:author="Claude (Reviewer)" w:date="2026-10-12T09:00:00Z">
        <w:r>
          <w:t xml:space="preserve">Five setups are compared</w:t>
        </w:r>
      </w:ins>
      <w:r>
        <w:t xml:space="preserve"> by Monte-Carlo attack simulation, </w:t>
      </w:r>
      <w:commentRangeStart w:id="28"/>
      <w:del w:id="1072" w:author="Claude (Reviewer)" w:date="2026-10-12T09:00:00Z">
        <w:r>
          <w:delText xml:space="preserve">anomaly detection (RF, SVM-RBF, Isolation Forest) and a latency model vs. PLC deadlines (10–2000 ms).</w:delText>
        </w:r>
      </w:del>
      <w:ins w:id="1073" w:author="Claude (Reviewer)" w:date="2026-10-12T09:00:00Z">
        <w:r>
          <w:t xml:space="preserve">handshake/rekey delay and control-loop delay margin; HAI/SWaT anomaly detection is reported separately.</w:t>
        </w:r>
      </w:ins>
      <w:commentRangeEnd w:id="28"/>
      <w:r>
        <w:commentReference w:id="28"/>
      </w:r>
      <w:r>
        <w:t xml:space="preserve"> </w:t>
      </w:r>
      <w:commentRangeStart w:id="29"/>
      <w:del w:id="1074" w:author="Claude (Reviewer)" w:date="2026-10-12T09:00:00Z">
        <w:r>
          <w:delText xml:space="preserve">Mann–Whitney U, Kruskal–Wallis H, Welch’s t-test, Cohen’s d and 95% CI test differences.</w:delText>
        </w:r>
      </w:del>
      <w:ins w:id="1075" w:author="Claude (Reviewer)" w:date="2026-10-12T09:00:00Z">
        <w:r>
          <w:t xml:space="preserve">Effect sizes (Cohen’s d, Cliff’s δ) with 95% CI report differences.</w:t>
        </w:r>
      </w:ins>
      <w:commentRangeEnd w:id="29"/>
      <w:r>
        <w:commentReference w:id="29"/>
      </w:r>
      <w:r>
        <w:t xml:space="preserve"> An eight-scenario check verifies ZPI ranking, and </w:t>
      </w:r>
      <w:commentRangeStart w:id="30"/>
      <w:del w:id="1076" w:author="Claude (Reviewer)" w:date="2026-10-12T09:00:00Z">
        <w:r>
          <w:delText xml:space="preserve">±30% perturbation of the threat-mitigation matrix (attack-to-defense weights)</w:delText>
        </w:r>
      </w:del>
      <w:ins w:id="1077" w:author="Claude (Reviewer)" w:date="2026-10-12T09:00:00Z">
        <w:r>
          <w:t xml:space="preserve">Morris/Sobol analysis of the threat-mitigation matrix</w:t>
        </w:r>
      </w:ins>
      <w:commentRangeEnd w:id="30"/>
      <w:r>
        <w:commentReference w:id="30"/>
      </w:r>
      <w:r>
        <w:t xml:space="preserve"> tests sensitivity. ZPI is </w:t>
      </w:r>
      <w:del w:id="1078" w:author="Claude (Reviewer)" w:date="2026-10-12T09:00:00Z">
        <w:r>
          <w:delText xml:space="preserve">benchmarked against IEC 62443-3-3 Security Levels and CVSS v3.1;</w:delText>
        </w:r>
      </w:del>
      <w:ins w:id="1079" w:author="Claude (Reviewer)" w:date="2026-10-12T09:00:00Z">
        <w:r>
          <w:t xml:space="preserve">compared with IEC 62443-3-3 security-level requirements (Kendall’s τ);</w:t>
        </w:r>
      </w:ins>
      <w:r>
        <w:t xml:space="preserve"> the top-ZPI configuration per zone forms the validated profile.</w:t>
      </w:r>
    </w:p>
    <w:p w:rsidR="00C5665A" w:rsidRDefault="002D570F" w:rsidP="005454FC">
      <w:pPr>
        <w:spacing w:before="80" w:after="40"/>
      </w:pPr>
      <w:commentRangeStart w:id="17"/>
      <w:del w:id="973" w:author="Claude (Reviewer)" w:date="2026-10-12T09:00:00Z">
        <w:r>
          <w:rPr>
            <w:noProof/>
          </w:rPr>
          <w:drawing>
            <wp:inline distT="0" distB="0" distL="0" distR="0">
              <wp:extent cx="5731510" cy="62071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_transparent_strips.png"/>
                      <pic:cNvPicPr/>
                    </pic:nvPicPr>
                    <pic:blipFill>
                      <a:blip r:embed="rId9">
                        <a:extLst>
                          <a:ext uri="{28A0092B-C50C-407E-A947-70E740481C1C}">
                            <a14:useLocalDpi xmlns:a14="http://schemas.microsoft.com/office/drawing/2010/main" val="0"/>
                          </a:ext>
                        </a:extLst>
                      </a:blip>
                      <a:stretch>
                        <a:fillRect/>
                      </a:stretch>
                    </pic:blipFill>
                    <pic:spPr>
                      <a:xfrm>
                        <a:off x="0" y="0"/>
                        <a:ext cx="5731510" cy="6207125"/>
                      </a:xfrm>
                      <a:prstGeom prst="rect">
                        <a:avLst/>
                      </a:prstGeom>
                    </pic:spPr>
                  </pic:pic>
                </a:graphicData>
              </a:graphic>
            </wp:inline>
          </w:drawing>
        </w:r>
      </w:del>
      <w:ins w:id="974" w:author="Claude (Reviewer)" w:date="2026-10-12T09:00:00Z">
        <w:r>
          <w:drawing>
            <wp:inline distT="0" distB="0" distL="0" distR="0">
              <wp:extent cx="5731510" cy="6211524"/>
              <wp:effectExtent l="0" t="0" r="2540" b="3175"/>
              <wp:docPr id="102" name="Picture Fig2 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_transparent_strips.png"/>
                      <pic:cNvPicPr/>
                    </pic:nvPicPr>
                    <pic:blipFill>
                      <a:blip r:embed="rId102">
                        <a:extLst>
                          <a:ext uri="{28A0092B-C50C-407E-A947-70E740481C1C}">
                            <a14:useLocalDpi xmlns:a14="http://schemas.microsoft.com/office/drawing/2010/main" val="0"/>
                          </a:ext>
                        </a:extLst>
                      </a:blip>
                      <a:stretch>
                        <a:fillRect/>
                      </a:stretch>
                    </pic:blipFill>
                    <pic:spPr>
                      <a:xfrm>
                        <a:off x="0" y="0"/>
                        <a:ext cx="5731510" cy="6211524"/>
                      </a:xfrm>
                      <a:prstGeom prst="rect">
                        <a:avLst/>
                      </a:prstGeom>
                    </pic:spPr>
                  </pic:pic>
                </a:graphicData>
              </a:graphic>
            </wp:inline>
          </w:drawing>
        </w:r>
      </w:ins>
      <w:commentRangeEnd w:id="17"/>
      <w:r>
        <w:commentReference w:id="17"/>
      </w:r>
    </w:p>
    <w:p w:rsidR="00C5665A" w:rsidRPr="00DA011B" w:rsidRDefault="00D92B12">
      <w:pPr>
        <w:spacing w:after="120"/>
        <w:jc w:val="center"/>
      </w:pPr>
      <w:r>
        <w:rPr>
          <w:bCs/>
        </w:rPr>
        <w:t xml:space="preserve">Fig. 2: </w:t>
      </w:r>
      <w:del w:id="975" w:author="Claude (Reviewer)" w:date="2026-10-12T09:00:00Z">
        <w:r>
          <w:rPr>
            <w:bCs/>
          </w:rPr>
          <w:delText xml:space="preserve">Overview of the proposed hybrid QKD+PQC evaluation methodology</w:delText>
        </w:r>
      </w:del>
      <w:ins w:id="976" w:author="Claude (Reviewer)" w:date="2026-10-12T09:00:00Z">
        <w:r>
          <w:rPr>
            <w:bCs/>
          </w:rPr>
          <w:t xml:space="preserve">Overview of the revised zone-wise PQC/QKD evaluation methodology</w:t>
        </w:r>
      </w:ins>
    </w:p>
    <w:p w:rsidR="00C5665A" w:rsidRDefault="00D92B12">
      <w:pPr>
        <w:keepNext/>
        <w:spacing w:before="180" w:after="40"/>
      </w:pPr>
      <w:r>
        <w:rPr>
          <w:b/>
          <w:bCs/>
        </w:rPr>
        <w:lastRenderedPageBreak/>
        <w:t>13. Expected outcomes</w:t>
      </w:r>
    </w:p>
    <w:p w:rsidR="00C5665A" w:rsidRDefault="00D92B12">
      <w:pPr>
        <w:keepNext/>
        <w:spacing w:after="80"/>
        <w:jc w:val="both"/>
      </w:pPr>
      <w:r>
        <w:rPr>
          <w:i/>
          <w:iCs/>
        </w:rPr>
        <w:t>(Please list the possible outcomes using short sentences. If you are writing one or two paragraphs describing the expected outcomes, please limit yourself to 150 words.)</w:t>
      </w:r>
    </w:p>
    <w:p w:rsidR="00C430B1" w:rsidRPr="00C430B1" w:rsidRDefault="00C430B1" w:rsidP="00C430B1">
      <w:pPr>
        <w:keepNext/>
        <w:numPr>
          <w:ilvl w:val="0"/>
          <w:numId w:val="5"/>
        </w:numPr>
        <w:spacing w:before="180" w:after="40"/>
        <w:jc w:val="both"/>
        <w:rPr>
          <w:sz w:val="24"/>
          <w:szCs w:val="24"/>
        </w:rPr>
      </w:pPr>
      <w:del w:id="1080" w:author="Claude (Reviewer)" w:date="2026-10-12T09:00:00Z">
        <w:r>
          <w:rPr>
            <w:sz w:val="24"/>
            <w:szCs w:val="24"/>
          </w:rPr>
          <w:delText xml:space="preserve">A five-zone</w:delText>
        </w:r>
      </w:del>
      <w:ins w:id="1081" w:author="Claude (Reviewer)" w:date="2026-10-12T09:00:00Z">
        <w:r>
          <w:rPr>
            <w:sz w:val="24"/>
            <w:szCs w:val="24"/>
          </w:rPr>
          <w:t xml:space="preserve">A reference five-zone</w:t>
        </w:r>
      </w:ins>
      <w:r>
        <w:rPr>
          <w:sz w:val="24"/>
          <w:szCs w:val="24"/>
        </w:rPr>
        <w:t xml:space="preserve"> SMR network model will be developed that shows how vulnerable each zone and each </w:t>
      </w:r>
      <w:del w:id="1082" w:author="Claude (Reviewer)" w:date="2026-10-12T09:00:00Z">
        <w:r>
          <w:rPr>
            <w:sz w:val="24"/>
            <w:szCs w:val="24"/>
          </w:rPr>
          <w:delText xml:space="preserve">inter-zone link</w:delText>
        </w:r>
      </w:del>
      <w:ins w:id="1083" w:author="Claude (Reviewer)" w:date="2026-10-12T09:00:00Z">
        <w:r>
          <w:rPr>
            <w:sz w:val="24"/>
            <w:szCs w:val="24"/>
          </w:rPr>
          <w:t xml:space="preserve">conduit</w:t>
        </w:r>
      </w:ins>
      <w:r>
        <w:rPr>
          <w:sz w:val="24"/>
          <w:szCs w:val="24"/>
        </w:rPr>
        <w:t xml:space="preserve"> is under </w:t>
      </w:r>
      <w:del w:id="1084" w:author="Claude (Reviewer)" w:date="2026-10-12T09:00:00Z">
        <w:r>
          <w:rPr>
            <w:sz w:val="24"/>
            <w:szCs w:val="24"/>
          </w:rPr>
          <w:delText xml:space="preserve">simulated attacks</w:delText>
        </w:r>
      </w:del>
      <w:ins w:id="1085" w:author="Claude (Reviewer)" w:date="2026-10-12T09:00:00Z">
        <w:r>
          <w:rPr>
            <w:sz w:val="24"/>
            <w:szCs w:val="24"/>
          </w:rPr>
          <w:t xml:space="preserve">simulated network-level attacks</w:t>
        </w:r>
      </w:ins>
      <w:r>
        <w:rPr>
          <w:sz w:val="24"/>
          <w:szCs w:val="24"/>
        </w:rPr>
        <w:t xml:space="preserve">.</w:t>
      </w:r>
    </w:p>
    <w:p w:rsidR="00C430B1" w:rsidRPr="00C430B1" w:rsidRDefault="00C430B1" w:rsidP="00C430B1">
      <w:pPr>
        <w:keepNext/>
        <w:numPr>
          <w:ilvl w:val="0"/>
          <w:numId w:val="5"/>
        </w:numPr>
        <w:spacing w:before="180" w:after="40"/>
        <w:jc w:val="both"/>
        <w:rPr>
          <w:sz w:val="24"/>
          <w:szCs w:val="24"/>
        </w:rPr>
      </w:pPr>
      <w:r>
        <w:rPr>
          <w:sz w:val="24"/>
          <w:szCs w:val="24"/>
        </w:rPr>
        <w:t xml:space="preserve">A finite-key, decoy-state QKD model will be combined with NIST-standardized PQC through </w:t>
      </w:r>
      <w:del w:id="1086" w:author="Claude (Reviewer)" w:date="2026-10-12T09:00:00Z">
        <w:r>
          <w:rPr>
            <w:sz w:val="24"/>
            <w:szCs w:val="24"/>
          </w:rPr>
          <w:delText xml:space="preserve">a hybrid key combiner, with QBER and secret key length kept within safe limits.</w:delText>
        </w:r>
      </w:del>
      <w:ins w:id="1087" w:author="Claude (Reviewer)" w:date="2026-10-12T09:00:00Z">
        <w:r>
          <w:rPr>
            <w:sz w:val="24"/>
            <w:szCs w:val="24"/>
          </w:rPr>
          <w:t xml:space="preserve">a standards-based hybrid key combiner, with QBER, secret-key rate and key-buffer size kept within safe limits and automatic PQC fallback.</w:t>
        </w:r>
      </w:ins>
    </w:p>
    <w:p w:rsidR="00C430B1" w:rsidRPr="00C430B1" w:rsidRDefault="00C430B1" w:rsidP="00C430B1">
      <w:pPr>
        <w:keepNext/>
        <w:numPr>
          <w:ilvl w:val="0"/>
          <w:numId w:val="5"/>
        </w:numPr>
        <w:spacing w:before="180" w:after="40"/>
        <w:jc w:val="both"/>
        <w:rPr>
          <w:sz w:val="24"/>
          <w:szCs w:val="24"/>
        </w:rPr>
      </w:pPr>
      <w:r>
        <w:rPr>
          <w:sz w:val="24"/>
          <w:szCs w:val="24"/>
        </w:rPr>
        <w:t xml:space="preserve">A comparison of </w:t>
      </w:r>
      <w:commentRangeStart w:id="32"/>
      <w:del w:id="1088" w:author="Claude (Reviewer)" w:date="2026-10-12T09:00:00Z">
        <w:r>
          <w:rPr>
            <w:sz w:val="24"/>
            <w:szCs w:val="24"/>
          </w:rPr>
          <w:delText xml:space="preserve">the four setups will show whether the hybrid setup lowers the attack success rate, improves or maintains anomaly detection performance, and keeps key-exchange delay within the PLC deadline of each zone.</w:delText>
        </w:r>
      </w:del>
      <w:ins w:id="1089" w:author="Claude (Reviewer)" w:date="2026-10-12T09:00:00Z">
        <w:r>
          <w:rPr>
            <w:sz w:val="24"/>
            <w:szCs w:val="24"/>
          </w:rPr>
          <w:t xml:space="preserve">the five setups will show whether PQC-based setups lower the attack success rate and keep handshake and rekey delay within each zone’s control-loop delay margin.</w:t>
        </w:r>
      </w:ins>
      <w:commentRangeEnd w:id="32"/>
      <w:r>
        <w:commentReference w:id="32"/>
      </w:r>
    </w:p>
    <w:p w:rsidR="00C430B1" w:rsidRPr="00C430B1" w:rsidRDefault="00C430B1" w:rsidP="00C430B1">
      <w:pPr>
        <w:keepNext/>
        <w:numPr>
          <w:ilvl w:val="0"/>
          <w:numId w:val="5"/>
        </w:numPr>
        <w:spacing w:before="180" w:after="40"/>
        <w:jc w:val="both"/>
        <w:rPr>
          <w:sz w:val="24"/>
          <w:szCs w:val="24"/>
        </w:rPr>
      </w:pPr>
      <w:r>
        <w:rPr>
          <w:sz w:val="24"/>
          <w:szCs w:val="24"/>
        </w:rPr>
        <w:t xml:space="preserve">A zone protection index (ZPI) will be shown to remain </w:t>
      </w:r>
      <w:del w:id="1090" w:author="Claude (Reviewer)" w:date="2026-10-12T09:00:00Z">
        <w:r>
          <w:rPr>
            <w:sz w:val="24"/>
            <w:szCs w:val="24"/>
          </w:rPr>
          <w:delText xml:space="preserve">statistically robust under ±30% changes in the threat-mitigation matrix</w:delText>
        </w:r>
      </w:del>
      <w:ins w:id="1091" w:author="Claude (Reviewer)" w:date="2026-10-12T09:00:00Z">
        <w:r>
          <w:rPr>
            <w:sz w:val="24"/>
            <w:szCs w:val="24"/>
          </w:rPr>
          <w:t xml:space="preserve">rank-stable under global sensitivity analysis of the threat-mitigation matrix</w:t>
        </w:r>
      </w:ins>
      <w:r>
        <w:rPr>
          <w:sz w:val="24"/>
          <w:szCs w:val="24"/>
        </w:rPr>
        <w:t xml:space="preserve">. It will be </w:t>
      </w:r>
      <w:del w:id="1092" w:author="Claude (Reviewer)" w:date="2026-10-12T09:00:00Z">
        <w:r>
          <w:rPr>
            <w:sz w:val="24"/>
            <w:szCs w:val="24"/>
          </w:rPr>
          <w:delText xml:space="preserve">correlated with CVSS scores and IEC 62443-3-3 Security Levels</w:delText>
        </w:r>
      </w:del>
      <w:ins w:id="1093" w:author="Claude (Reviewer)" w:date="2026-10-12T09:00:00Z">
        <w:r>
          <w:rPr>
            <w:sz w:val="24"/>
            <w:szCs w:val="24"/>
          </w:rPr>
          <w:t xml:space="preserve">compared with IEC 62443-3-3 security-level requirements</w:t>
        </w:r>
      </w:ins>
      <w:r>
        <w:rPr>
          <w:sz w:val="24"/>
          <w:szCs w:val="24"/>
        </w:rPr>
        <w:t xml:space="preserve">, giving a reusable way to compare SMR cyber security designs.</w:t>
      </w:r>
    </w:p>
    <w:p>
      <w:pPr>
        <w:keepNext/>
        <w:numPr>
          <w:ilvl w:val="0"/>
          <w:numId w:val="5"/>
        </w:numPr>
        <w:spacing w:before="180" w:after="40"/>
        <w:jc w:val="both"/>
        <w:rPr>
          <w:ins w:id="1094" w:author="Claude (Reviewer)" w:date="2026-10-12T09:00:00Z"/>
          <w:sz w:val="24"/>
          <w:szCs w:val="24"/>
        </w:rPr>
      </w:pPr>
      <w:ins w:id="1095" w:author="Claude (Reviewer)" w:date="2026-10-12T09:00:00Z">
        <w:r>
          <w:t xml:space="preserve">A zone-wise recommendation will state where PQC suffices and where QKD adds measurable value.</w:t>
        </w:r>
      </w:ins>
    </w:p>
    <w:p w:rsidR="00C5665A" w:rsidRDefault="00D92B12">
      <w:pPr>
        <w:keepNext/>
        <w:spacing w:before="180" w:after="40"/>
      </w:pPr>
      <w:r>
        <w:rPr>
          <w:b/>
          <w:bCs/>
        </w:rPr>
        <w:t>14. References</w:t>
      </w:r>
    </w:p>
    <w:p w:rsidR="00C5665A" w:rsidRDefault="00D92B12">
      <w:pPr>
        <w:keepNext/>
        <w:spacing w:after="80"/>
        <w:jc w:val="both"/>
      </w:pPr>
      <w:r>
        <w:rPr>
          <w:i/>
          <w:iCs/>
        </w:rPr>
        <w:t>(All the references should be cited inside the texts, and a maximum of 10 references should be used. While giving the references, you must mention the author, title of the paper, and name of the journal/proceeding, Vol. no., Year of publication, etc., in the standard style given below)</w:t>
      </w:r>
    </w:p>
    <w:p w:rsidR="00C5665A" w:rsidRDefault="00D92B12">
      <w:pPr>
        <w:tabs>
          <w:tab w:val="left" w:pos="540"/>
        </w:tabs>
        <w:spacing w:after="60"/>
        <w:ind w:left="540" w:hanging="540"/>
        <w:jc w:val="both"/>
      </w:pPr>
      <w:r>
        <w:rPr>
          <w:sz w:val="20"/>
          <w:szCs w:val="20"/>
        </w:rPr>
        <w:t>[1]</w:t>
        <w:tab/>
        <w:t xml:space="preserve">C. H. Bennett and G. Brassard, “Quantum cryptography: Public key distribution and coin tossing,” </w:t>
      </w:r>
      <w:commentRangeStart w:id="33"/>
      <w:del w:id="1096" w:author="Claude (Reviewer)" w:date="2026-10-12T09:00:00Z">
        <w:r>
          <w:rPr>
            <w:i/>
            <w:iCs/>
            <w:sz w:val="20"/>
            <w:szCs w:val="20"/>
          </w:rPr>
          <w:delText xml:space="preserve">Theor. Comput. Sci.</w:delText>
        </w:r>
      </w:del>
      <w:ins w:id="1097" w:author="Claude (Reviewer)" w:date="2026-10-12T09:00:00Z">
        <w:r>
          <w:rPr>
            <w:sz w:val="20"/>
            <w:szCs w:val="20"/>
          </w:rPr>
          <w:t xml:space="preserve">in </w:t>
        </w:r>
        <w:r>
          <w:rPr>
            <w:i/>
            <w:iCs/>
            <w:sz w:val="20"/>
            <w:szCs w:val="20"/>
          </w:rPr>
          <w:t xml:space="preserve">Proc. IEEE Int. Conf. Comput., Syst. Signal Process.</w:t>
        </w:r>
      </w:ins>
      <w:commentRangeEnd w:id="33"/>
      <w:r>
        <w:commentReference w:id="33"/>
      </w:r>
      <w:del w:id="1098" w:author="Claude (Reviewer)" w:date="2026-10-12T09:00:00Z">
        <w:r>
          <w:rPr>
            <w:sz w:val="20"/>
            <w:szCs w:val="20"/>
          </w:rPr>
          <w:delText>, vol. 560, pt. 1, pp. 7–11, Dec. 2014.</w:delText>
        </w:r>
      </w:del>
      <w:ins w:id="1099" w:author="Claude (Reviewer)" w:date="2026-10-12T09:00:00Z">
        <w:r>
          <w:rPr>
            <w:sz w:val="20"/>
            <w:szCs w:val="20"/>
          </w:rPr>
          <w:t xml:space="preserve">, Bangalore, India, Dec. 1984, pp. 175–179.</w:t>
        </w:r>
      </w:ins>
    </w:p>
    <w:p w:rsidR="00C5665A" w:rsidRDefault="00D92B12">
      <w:pPr>
        <w:tabs>
          <w:tab w:val="left" w:pos="540"/>
        </w:tabs>
        <w:spacing w:after="60"/>
        <w:ind w:left="540" w:hanging="540"/>
        <w:jc w:val="both"/>
      </w:pPr>
      <w:r>
        <w:rPr>
          <w:sz w:val="20"/>
          <w:szCs w:val="20"/>
        </w:rPr>
        <w:t>[2]</w:t>
        <w:tab/>
        <w:t>National Institute of Standards and Technology, “Module-lattice-based key-encapsulation mechanism standard,” U.S. Dept. Commerce, Gaithersburg, MD, USA, FIPS 203, Aug. 2024; “Module-lattice-based digital signature standard,” FIPS 204, Aug. 2024; “Stateless hash-based digital signature standard,” FIPS 205, Aug. 2024.</w:t>
      </w:r>
    </w:p>
    <w:p w:rsidR="00C5665A" w:rsidRDefault="00D92B12">
      <w:pPr>
        <w:tabs>
          <w:tab w:val="left" w:pos="540"/>
        </w:tabs>
        <w:spacing w:after="60"/>
        <w:ind w:left="540" w:hanging="540"/>
        <w:jc w:val="both"/>
      </w:pPr>
      <w:r>
        <w:rPr>
          <w:sz w:val="20"/>
          <w:szCs w:val="20"/>
        </w:rPr>
        <w:t>[3]</w:t>
        <w:tab/>
        <w:t xml:space="preserve">H.-K. Lo, X. Ma, and K. Chen, “Decoy state quantum key distribution,” </w:t>
      </w:r>
      <w:r>
        <w:rPr>
          <w:i/>
          <w:iCs/>
          <w:sz w:val="20"/>
          <w:szCs w:val="20"/>
        </w:rPr>
        <w:t xml:space="preserve">Phys. Rev. Lett.</w:t>
      </w:r>
      <w:r>
        <w:rPr>
          <w:sz w:val="20"/>
          <w:szCs w:val="20"/>
        </w:rPr>
        <w:t xml:space="preserve">, vol. 94, no. 23, Art. no. 230504, Jun. 2005.</w:t>
      </w:r>
    </w:p>
    <w:p w:rsidR="00C5665A" w:rsidRDefault="00D92B12">
      <w:pPr>
        <w:tabs>
          <w:tab w:val="left" w:pos="540"/>
        </w:tabs>
        <w:spacing w:after="60"/>
        <w:ind w:left="540" w:hanging="540"/>
        <w:jc w:val="both"/>
      </w:pPr>
      <w:r>
        <w:rPr>
          <w:sz w:val="20"/>
          <w:szCs w:val="20"/>
        </w:rPr>
        <w:t>[4]</w:t>
        <w:tab/>
        <w:t xml:space="preserve">C. Siserman-Gray and G. Landine, “Cybersecurity for small modular reactors (SMRs): Regulatory challenges and opportunities,” in </w:t>
      </w:r>
      <w:r>
        <w:rPr>
          <w:i/>
          <w:iCs/>
          <w:sz w:val="20"/>
          <w:szCs w:val="20"/>
        </w:rPr>
        <w:t xml:space="preserve">Proc. INMM/ESARDA Joint Annu. Meeting</w:t>
      </w:r>
      <w:r>
        <w:rPr>
          <w:sz w:val="20"/>
          <w:szCs w:val="20"/>
        </w:rPr>
        <w:t>, Vienna, Austria, May 2023, p. 785.</w:t>
      </w:r>
    </w:p>
    <w:p w:rsidR="00C5665A" w:rsidRDefault="00D92B12">
      <w:pPr>
        <w:tabs>
          <w:tab w:val="left" w:pos="540"/>
        </w:tabs>
        <w:spacing w:after="60"/>
        <w:ind w:left="540" w:hanging="540"/>
        <w:jc w:val="both"/>
      </w:pPr>
      <w:r>
        <w:rPr>
          <w:sz w:val="20"/>
          <w:szCs w:val="20"/>
        </w:rPr>
        <w:t>[5]</w:t>
        <w:tab/>
        <w:t xml:space="preserve">C. C. W. Lim, M. Curty, N. Walenta, F. Xu, and H. Zbinden, “Concise security bounds for practical decoy-state quantum key distribution,” </w:t>
      </w:r>
      <w:r>
        <w:rPr>
          <w:i/>
          <w:iCs/>
          <w:sz w:val="20"/>
          <w:szCs w:val="20"/>
        </w:rPr>
        <w:t>Phys. Rev. A</w:t>
      </w:r>
      <w:r>
        <w:rPr>
          <w:sz w:val="20"/>
          <w:szCs w:val="20"/>
        </w:rPr>
        <w:t xml:space="preserve">, vol. 89, no. 2, Art. no. 022307, Feb. 2014.</w:t>
      </w:r>
    </w:p>
    <w:p w:rsidR="00C5665A" w:rsidRDefault="00D92B12">
      <w:pPr>
        <w:tabs>
          <w:tab w:val="left" w:pos="540"/>
        </w:tabs>
        <w:spacing w:after="60"/>
        <w:ind w:left="540" w:hanging="540"/>
        <w:jc w:val="both"/>
      </w:pPr>
      <w:r>
        <w:rPr>
          <w:sz w:val="20"/>
          <w:szCs w:val="20"/>
        </w:rPr>
        <w:t>[6]</w:t>
        <w:tab/>
        <w:t xml:space="preserve">L. Garms </w:t>
      </w:r>
      <w:r>
        <w:rPr>
          <w:i/>
          <w:iCs/>
          <w:sz w:val="20"/>
          <w:szCs w:val="20"/>
        </w:rPr>
        <w:t>et al.</w:t>
      </w:r>
      <w:r>
        <w:rPr>
          <w:sz w:val="20"/>
          <w:szCs w:val="20"/>
        </w:rPr>
        <w:t xml:space="preserve">, “Experimental integration of quantum key distribution and post-quantum cryptography in a hybrid quantum-safe cryptosystem,” </w:t>
      </w:r>
      <w:r>
        <w:rPr>
          <w:i/>
          <w:iCs/>
          <w:sz w:val="20"/>
          <w:szCs w:val="20"/>
        </w:rPr>
        <w:t>Adv. Quantum Technol.</w:t>
      </w:r>
      <w:r>
        <w:rPr>
          <w:sz w:val="20"/>
          <w:szCs w:val="20"/>
        </w:rPr>
        <w:t xml:space="preserve">, vol. 7, no. 4, Art. no. 2300304, Apr. 2024, </w:t>
      </w:r>
    </w:p>
    <w:p w:rsidR="00C5665A" w:rsidRDefault="00D92B12">
      <w:pPr>
        <w:tabs>
          <w:tab w:val="left" w:pos="540"/>
        </w:tabs>
        <w:spacing w:after="60"/>
        <w:ind w:left="540" w:hanging="540"/>
        <w:jc w:val="both"/>
      </w:pPr>
      <w:r>
        <w:rPr>
          <w:sz w:val="20"/>
          <w:szCs w:val="20"/>
        </w:rPr>
        <w:t>[7]</w:t>
        <w:tab/>
      </w:r>
      <w:del w:id="1100" w:author="Claude (Reviewer)" w:date="2026-10-12T09:00:00Z">
        <w:r>
          <w:rPr>
            <w:sz w:val="20"/>
            <w:szCs w:val="20"/>
          </w:rPr>
          <w:delText xml:space="preserve">P. Zeng </w:delText>
        </w:r>
      </w:del>
      <w:ins w:id="1101" w:author="Claude (Reviewer)" w:date="2026-10-12T09:00:00Z">
        <w:r>
          <w:rPr>
            <w:sz w:val="20"/>
            <w:szCs w:val="20"/>
          </w:rPr>
          <w:t xml:space="preserve">ANSSI, BSI, NLNCSA and Swedish NCSA</w:t>
        </w:r>
      </w:ins>
      <w:del w:id="1102" w:author="Claude (Reviewer)" w:date="2026-10-12T09:00:00Z">
        <w:r>
          <w:rPr>
            <w:i/>
            <w:iCs/>
            <w:sz w:val="20"/>
            <w:szCs w:val="20"/>
          </w:rPr>
          <w:delText>et al.</w:delText>
        </w:r>
      </w:del>
      <w:del w:id="1103" w:author="Claude (Reviewer)" w:date="2026-10-12T09:00:00Z">
        <w:r>
          <w:rPr>
            <w:sz w:val="20"/>
            <w:szCs w:val="20"/>
          </w:rPr>
          <w:delText xml:space="preserve">, “Practical hybrid PQC-QKD protocols with enhanced security and performance,” 2024, </w:delText>
        </w:r>
      </w:del>
      <w:ins w:id="1104" w:author="Claude (Reviewer)" w:date="2026-10-12T09:00:00Z">
        <w:r>
          <w:rPr>
            <w:sz w:val="20"/>
            <w:szCs w:val="20"/>
          </w:rPr>
          <w:t xml:space="preserve">, “Position paper on quantum key distribution,” Jan. 2024. [Online]. Available: https://cyber.gouv.fr/en/publications/jointly-led-international-publications/position-paper-on-quantum-key-distribution/</w:t>
        </w:r>
      </w:ins>
      <w:del w:id="1105" w:author="Claude (Reviewer)" w:date="2026-10-12T09:00:00Z">
        <w:r>
          <w:rPr>
            <w:i/>
            <w:iCs/>
            <w:sz w:val="20"/>
            <w:szCs w:val="20"/>
          </w:rPr>
          <w:delText>arXiv:2411.01086</w:delText>
        </w:r>
      </w:del>
      <w:del w:id="1106" w:author="Claude (Reviewer)" w:date="2026-10-12T09:00:00Z">
        <w:r>
          <w:rPr>
            <w:sz w:val="20"/>
            <w:szCs w:val="20"/>
          </w:rPr>
          <w:delText>.</w:delText>
        </w:r>
      </w:del>
    </w:p>
    <w:p w:rsidR="00C5665A" w:rsidRDefault="00D92B12">
      <w:pPr>
        <w:tabs>
          <w:tab w:val="left" w:pos="540"/>
        </w:tabs>
        <w:spacing w:after="60"/>
        <w:ind w:left="540" w:hanging="540"/>
        <w:jc w:val="both"/>
      </w:pPr>
      <w:r>
        <w:rPr>
          <w:sz w:val="20"/>
          <w:szCs w:val="20"/>
        </w:rPr>
        <w:t>[8]</w:t>
        <w:tab/>
        <w:t xml:space="preserve">J. Son, T. Tak, and I. Hahm, “Modeling cryptographic algorithms validation and developing block ciphers with electronic code book for a control system at nuclear power plants,” </w:t>
      </w:r>
      <w:r>
        <w:rPr>
          <w:i/>
          <w:iCs/>
          <w:sz w:val="20"/>
          <w:szCs w:val="20"/>
        </w:rPr>
        <w:t>Nucl. Eng. Technol.</w:t>
      </w:r>
      <w:r>
        <w:rPr>
          <w:sz w:val="20"/>
          <w:szCs w:val="20"/>
        </w:rPr>
        <w:t>, vol. 55, no. 1, pp. 25–36, Jan. 2023.</w:t>
      </w:r>
    </w:p>
    <w:p w:rsidR="00C5665A" w:rsidRDefault="00D92B12">
      <w:pPr>
        <w:tabs>
          <w:tab w:val="left" w:pos="540"/>
        </w:tabs>
        <w:spacing w:after="60"/>
        <w:ind w:left="540" w:hanging="540"/>
        <w:jc w:val="both"/>
      </w:pPr>
      <w:r>
        <w:rPr>
          <w:sz w:val="20"/>
          <w:szCs w:val="20"/>
        </w:rPr>
        <w:t>[9]</w:t>
        <w:tab/>
        <w:t xml:space="preserve">Cybersecurity and Infrastructure Security Agency, “Post-quantum considerations for operational technology,” U.S. Dept. Homeland Security, Washington, DC, USA, Oct. 2024. [Online]. Available: https://www.cisa.gov/resources-tools/resources/post-quantum-considerations-operational-technology</w:t>
      </w:r>
    </w:p>
    <w:p w:rsidR="00C5665A" w:rsidRDefault="00D92B12">
      <w:pPr>
        <w:tabs>
          <w:tab w:val="left" w:pos="540"/>
        </w:tabs>
        <w:spacing w:after="60"/>
        <w:ind w:left="540" w:hanging="540"/>
        <w:jc w:val="both"/>
      </w:pPr>
      <w:r>
        <w:rPr>
          <w:sz w:val="20"/>
          <w:szCs w:val="20"/>
        </w:rPr>
        <w:t>[10]</w:t>
        <w:tab/>
        <w:t xml:space="preserve">U.S. Nuclear Regulatory Commission, “Cyber security programs for nuclear facilities,” U.S. NRC, Rockville, MD, USA, Regulatory Guide 5.71, Jan. 2010. [Online]. Available: </w:t>
      </w:r>
      <w:del w:id="1107" w:author="Claude (Reviewer)" w:date="2026-10-12T09:00:00Z">
        <w:r>
          <w:rPr>
            <w:sz w:val="20"/>
            <w:szCs w:val="20"/>
          </w:rPr>
          <w:delText xml:space="preserve">https://www.nrc.gov/docs/ML0903/ML090340159.pdf</w:delText>
        </w:r>
      </w:del>
      <w:ins w:id="1108" w:author="Claude (Reviewer)" w:date="2026-10-12T09:00:00Z">
        <w:r>
          <w:rPr>
            <w:sz w:val="20"/>
            <w:szCs w:val="20"/>
          </w:rPr>
          <w:t xml:space="preserve">https://www.nrc.gov/docs/ML0903/ML090340159.pdf; International Electrotechnical Commission, “Security for industrial automation and control systems—Part 3-2: Security risk assessment for system design,” IEC 62443-3-2, 2020; “Part 3-3: System security requirements and security levels,” IEC 62443-3-3, 2013.</w:t>
        </w:r>
      </w:ins>
    </w:p>
    <w:p w:rsidR="00C5665A" w:rsidRDefault="00D92B12">
      <w:pPr>
        <w:keepNext/>
        <w:spacing w:before="180" w:after="40"/>
      </w:pPr>
      <w:commentRangeStart w:id="34"/>
      <w:r>
        <w:rPr>
          <w:b/>
          <w:bCs/>
        </w:rPr>
        <w:lastRenderedPageBreak/>
        <w:t>15. List of courses taken (Completed/registered) so far</w:t>
      </w:r>
      <w:commentRangeEnd w:id="34"/>
      <w:r>
        <w:commentReference w:id="34"/>
      </w:r>
    </w:p>
    <w:p w:rsidR="00C5665A" w:rsidRDefault="00D92B12">
      <w:pPr>
        <w:keepNext/>
        <w:spacing w:after="80"/>
        <w:jc w:val="both"/>
      </w:pPr>
      <w:r>
        <w:rPr>
          <w:i/>
          <w:iCs/>
        </w:rPr>
        <w:t>(To be verified and signed by the Course Advisor, and a Photocopy of Grade Sheets should be provided)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3266"/>
        <w:gridCol w:w="800"/>
        <w:gridCol w:w="900"/>
        <w:gridCol w:w="1200"/>
        <w:gridCol w:w="1200"/>
      </w:tblGrid>
      <w:tr w:rsidR="00C5665A">
        <w:trPr>
          <w:tblHeader/>
        </w:trPr>
        <w:tc>
          <w:tcPr>
            <w:tcW w:w="560" w:type="dxa"/>
            <w:tcMar>
              <w:top w:w="40" w:type="dxa"/>
              <w:left w:w="80" w:type="dxa"/>
              <w:bottom w:w="40" w:type="dxa"/>
              <w:right w:w="80" w:type="dxa"/>
            </w:tcMar>
            <w:vAlign w:val="center"/>
          </w:tcPr>
          <w:p w:rsidR="00C5665A" w:rsidRDefault="00D92B12">
            <w:pPr>
              <w:jc w:val="center"/>
            </w:pPr>
            <w:r>
              <w:rPr>
                <w:b/>
                <w:bCs/>
                <w:sz w:val="20"/>
                <w:szCs w:val="20"/>
              </w:rPr>
              <w:t>Sl. No.</w:t>
            </w:r>
          </w:p>
        </w:tc>
        <w:tc>
          <w:tcPr>
            <w:tcW w:w="1100" w:type="dxa"/>
            <w:tcMar>
              <w:top w:w="40" w:type="dxa"/>
              <w:left w:w="80" w:type="dxa"/>
              <w:bottom w:w="40" w:type="dxa"/>
              <w:right w:w="80" w:type="dxa"/>
            </w:tcMar>
            <w:vAlign w:val="center"/>
          </w:tcPr>
          <w:p w:rsidR="00C5665A" w:rsidRDefault="00D92B12">
            <w:pPr>
              <w:jc w:val="center"/>
            </w:pPr>
            <w:r>
              <w:rPr>
                <w:b/>
                <w:bCs/>
                <w:sz w:val="20"/>
                <w:szCs w:val="20"/>
              </w:rPr>
              <w:t>Course No.</w:t>
            </w:r>
          </w:p>
        </w:tc>
        <w:tc>
          <w:tcPr>
            <w:tcW w:w="3266" w:type="dxa"/>
            <w:tcMar>
              <w:top w:w="40" w:type="dxa"/>
              <w:left w:w="80" w:type="dxa"/>
              <w:bottom w:w="40" w:type="dxa"/>
              <w:right w:w="80" w:type="dxa"/>
            </w:tcMar>
            <w:vAlign w:val="center"/>
          </w:tcPr>
          <w:p w:rsidR="00C5665A" w:rsidRDefault="00D92B12">
            <w:pPr>
              <w:jc w:val="center"/>
            </w:pPr>
            <w:r>
              <w:rPr>
                <w:b/>
                <w:bCs/>
                <w:sz w:val="20"/>
                <w:szCs w:val="20"/>
              </w:rPr>
              <w:t>Course Name</w:t>
            </w:r>
          </w:p>
        </w:tc>
        <w:tc>
          <w:tcPr>
            <w:tcW w:w="800" w:type="dxa"/>
            <w:tcMar>
              <w:top w:w="40" w:type="dxa"/>
              <w:left w:w="80" w:type="dxa"/>
              <w:bottom w:w="40" w:type="dxa"/>
              <w:right w:w="80" w:type="dxa"/>
            </w:tcMar>
            <w:vAlign w:val="center"/>
          </w:tcPr>
          <w:p w:rsidR="00C5665A" w:rsidRDefault="00D92B12">
            <w:pPr>
              <w:jc w:val="center"/>
            </w:pPr>
            <w:r>
              <w:rPr>
                <w:b/>
                <w:bCs/>
                <w:sz w:val="20"/>
                <w:szCs w:val="20"/>
              </w:rPr>
              <w:t>Grade</w:t>
            </w:r>
          </w:p>
        </w:tc>
        <w:tc>
          <w:tcPr>
            <w:tcW w:w="900" w:type="dxa"/>
            <w:tcMar>
              <w:top w:w="40" w:type="dxa"/>
              <w:left w:w="80" w:type="dxa"/>
              <w:bottom w:w="40" w:type="dxa"/>
              <w:right w:w="80" w:type="dxa"/>
            </w:tcMar>
            <w:vAlign w:val="center"/>
          </w:tcPr>
          <w:p w:rsidR="00C5665A" w:rsidRDefault="00D92B12">
            <w:pPr>
              <w:jc w:val="center"/>
            </w:pPr>
            <w:r>
              <w:rPr>
                <w:b/>
                <w:bCs/>
                <w:sz w:val="20"/>
                <w:szCs w:val="20"/>
              </w:rPr>
              <w:t>Credit</w:t>
            </w:r>
          </w:p>
        </w:tc>
        <w:tc>
          <w:tcPr>
            <w:tcW w:w="1200" w:type="dxa"/>
            <w:tcMar>
              <w:top w:w="40" w:type="dxa"/>
              <w:left w:w="80" w:type="dxa"/>
              <w:bottom w:w="40" w:type="dxa"/>
              <w:right w:w="80" w:type="dxa"/>
            </w:tcMar>
            <w:vAlign w:val="center"/>
          </w:tcPr>
          <w:p w:rsidR="00C5665A" w:rsidRDefault="00D92B12">
            <w:pPr>
              <w:jc w:val="center"/>
            </w:pPr>
            <w:r>
              <w:rPr>
                <w:b/>
                <w:bCs/>
                <w:sz w:val="20"/>
                <w:szCs w:val="20"/>
              </w:rPr>
              <w:t>Grade point</w:t>
            </w:r>
          </w:p>
        </w:tc>
        <w:tc>
          <w:tcPr>
            <w:tcW w:w="1200" w:type="dxa"/>
            <w:tcMar>
              <w:top w:w="40" w:type="dxa"/>
              <w:left w:w="80" w:type="dxa"/>
              <w:bottom w:w="40" w:type="dxa"/>
              <w:right w:w="80" w:type="dxa"/>
            </w:tcMar>
            <w:vAlign w:val="center"/>
          </w:tcPr>
          <w:p w:rsidR="00C5665A" w:rsidRDefault="00D92B12">
            <w:pPr>
              <w:jc w:val="center"/>
            </w:pPr>
            <w:r>
              <w:rPr>
                <w:b/>
                <w:bCs/>
                <w:sz w:val="20"/>
                <w:szCs w:val="20"/>
              </w:rPr>
              <w:t>G.P.A</w:t>
            </w:r>
          </w:p>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1</w:t>
            </w:r>
          </w:p>
        </w:tc>
        <w:tc>
          <w:tcPr>
            <w:tcW w:w="1100" w:type="dxa"/>
            <w:tcMar>
              <w:top w:w="40" w:type="dxa"/>
              <w:left w:w="80" w:type="dxa"/>
              <w:bottom w:w="40" w:type="dxa"/>
              <w:right w:w="80" w:type="dxa"/>
            </w:tcMar>
            <w:vAlign w:val="center"/>
          </w:tcPr>
          <w:p w:rsidR="00C5665A" w:rsidRDefault="00D92B12">
            <w:pPr>
              <w:jc w:val="center"/>
            </w:pPr>
            <w:r>
              <w:rPr>
                <w:sz w:val="20"/>
                <w:szCs w:val="20"/>
              </w:rPr>
              <w:t>EEE 6001</w:t>
            </w:r>
          </w:p>
        </w:tc>
        <w:tc>
          <w:tcPr>
            <w:tcW w:w="3266" w:type="dxa"/>
            <w:tcMar>
              <w:top w:w="40" w:type="dxa"/>
              <w:left w:w="80" w:type="dxa"/>
              <w:bottom w:w="40" w:type="dxa"/>
              <w:right w:w="80" w:type="dxa"/>
            </w:tcMar>
            <w:vAlign w:val="center"/>
          </w:tcPr>
          <w:p w:rsidR="00C5665A" w:rsidRDefault="00D92B12">
            <w:r>
              <w:rPr>
                <w:sz w:val="20"/>
                <w:szCs w:val="20"/>
              </w:rPr>
              <w:t>Engineering Analysis</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2</w:t>
            </w:r>
          </w:p>
        </w:tc>
        <w:tc>
          <w:tcPr>
            <w:tcW w:w="1100" w:type="dxa"/>
            <w:tcMar>
              <w:top w:w="40" w:type="dxa"/>
              <w:left w:w="80" w:type="dxa"/>
              <w:bottom w:w="40" w:type="dxa"/>
              <w:right w:w="80" w:type="dxa"/>
            </w:tcMar>
            <w:vAlign w:val="center"/>
          </w:tcPr>
          <w:p w:rsidR="00C5665A" w:rsidRDefault="00D92B12">
            <w:pPr>
              <w:jc w:val="center"/>
            </w:pPr>
            <w:r>
              <w:rPr>
                <w:sz w:val="20"/>
                <w:szCs w:val="20"/>
              </w:rPr>
              <w:t>EEE 6201</w:t>
            </w:r>
          </w:p>
        </w:tc>
        <w:tc>
          <w:tcPr>
            <w:tcW w:w="3266" w:type="dxa"/>
            <w:tcMar>
              <w:top w:w="40" w:type="dxa"/>
              <w:left w:w="80" w:type="dxa"/>
              <w:bottom w:w="40" w:type="dxa"/>
              <w:right w:w="80" w:type="dxa"/>
            </w:tcMar>
            <w:vAlign w:val="center"/>
          </w:tcPr>
          <w:p w:rsidR="00C5665A" w:rsidRDefault="00D92B12">
            <w:r>
              <w:rPr>
                <w:sz w:val="20"/>
                <w:szCs w:val="20"/>
              </w:rPr>
              <w:t>Modern Control Theory</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3</w:t>
            </w:r>
          </w:p>
        </w:tc>
        <w:tc>
          <w:tcPr>
            <w:tcW w:w="1100" w:type="dxa"/>
            <w:tcMar>
              <w:top w:w="40" w:type="dxa"/>
              <w:left w:w="80" w:type="dxa"/>
              <w:bottom w:w="40" w:type="dxa"/>
              <w:right w:w="80" w:type="dxa"/>
            </w:tcMar>
            <w:vAlign w:val="center"/>
          </w:tcPr>
          <w:p w:rsidR="00C5665A" w:rsidRDefault="00D92B12">
            <w:pPr>
              <w:jc w:val="center"/>
            </w:pPr>
            <w:r>
              <w:rPr>
                <w:sz w:val="20"/>
                <w:szCs w:val="20"/>
              </w:rPr>
              <w:t>EEE 6103</w:t>
            </w:r>
          </w:p>
        </w:tc>
        <w:tc>
          <w:tcPr>
            <w:tcW w:w="3266" w:type="dxa"/>
            <w:tcMar>
              <w:top w:w="40" w:type="dxa"/>
              <w:left w:w="80" w:type="dxa"/>
              <w:bottom w:w="40" w:type="dxa"/>
              <w:right w:w="80" w:type="dxa"/>
            </w:tcMar>
            <w:vAlign w:val="center"/>
          </w:tcPr>
          <w:p w:rsidR="00C5665A" w:rsidRDefault="00D92B12">
            <w:r>
              <w:rPr>
                <w:sz w:val="20"/>
                <w:szCs w:val="20"/>
              </w:rPr>
              <w:t>Renewable Energy</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4</w:t>
            </w:r>
          </w:p>
        </w:tc>
        <w:tc>
          <w:tcPr>
            <w:tcW w:w="1100" w:type="dxa"/>
            <w:tcMar>
              <w:top w:w="40" w:type="dxa"/>
              <w:left w:w="80" w:type="dxa"/>
              <w:bottom w:w="40" w:type="dxa"/>
              <w:right w:w="80" w:type="dxa"/>
            </w:tcMar>
            <w:vAlign w:val="center"/>
          </w:tcPr>
          <w:p w:rsidR="00C5665A" w:rsidRDefault="00D92B12">
            <w:pPr>
              <w:jc w:val="center"/>
            </w:pPr>
            <w:r>
              <w:rPr>
                <w:sz w:val="20"/>
                <w:szCs w:val="20"/>
              </w:rPr>
              <w:t>EEE 6206</w:t>
            </w:r>
          </w:p>
        </w:tc>
        <w:tc>
          <w:tcPr>
            <w:tcW w:w="3266" w:type="dxa"/>
            <w:tcMar>
              <w:top w:w="40" w:type="dxa"/>
              <w:left w:w="80" w:type="dxa"/>
              <w:bottom w:w="40" w:type="dxa"/>
              <w:right w:w="80" w:type="dxa"/>
            </w:tcMar>
            <w:vAlign w:val="center"/>
          </w:tcPr>
          <w:p w:rsidR="00C5665A" w:rsidRDefault="00D92B12">
            <w:r>
              <w:rPr>
                <w:sz w:val="20"/>
                <w:szCs w:val="20"/>
              </w:rPr>
              <w:t>Multivariable Control Systems</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5</w:t>
            </w:r>
          </w:p>
        </w:tc>
        <w:tc>
          <w:tcPr>
            <w:tcW w:w="1100" w:type="dxa"/>
            <w:tcMar>
              <w:top w:w="40" w:type="dxa"/>
              <w:left w:w="80" w:type="dxa"/>
              <w:bottom w:w="40" w:type="dxa"/>
              <w:right w:w="80" w:type="dxa"/>
            </w:tcMar>
            <w:vAlign w:val="center"/>
          </w:tcPr>
          <w:p w:rsidR="00C5665A" w:rsidRDefault="00D92B12">
            <w:pPr>
              <w:jc w:val="center"/>
            </w:pPr>
            <w:r>
              <w:rPr>
                <w:sz w:val="20"/>
                <w:szCs w:val="20"/>
              </w:rPr>
              <w:t>EEE 6609</w:t>
            </w:r>
          </w:p>
        </w:tc>
        <w:tc>
          <w:tcPr>
            <w:tcW w:w="3266" w:type="dxa"/>
            <w:tcMar>
              <w:top w:w="40" w:type="dxa"/>
              <w:left w:w="80" w:type="dxa"/>
              <w:bottom w:w="40" w:type="dxa"/>
              <w:right w:w="80" w:type="dxa"/>
            </w:tcMar>
            <w:vAlign w:val="center"/>
          </w:tcPr>
          <w:p w:rsidR="00C5665A" w:rsidRDefault="00D92B12">
            <w:r>
              <w:rPr>
                <w:sz w:val="20"/>
                <w:szCs w:val="20"/>
              </w:rPr>
              <w:t>Digital Circuit Design</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6</w:t>
            </w:r>
          </w:p>
        </w:tc>
        <w:tc>
          <w:tcPr>
            <w:tcW w:w="1100" w:type="dxa"/>
            <w:tcMar>
              <w:top w:w="40" w:type="dxa"/>
              <w:left w:w="80" w:type="dxa"/>
              <w:bottom w:w="40" w:type="dxa"/>
              <w:right w:w="80" w:type="dxa"/>
            </w:tcMar>
            <w:vAlign w:val="center"/>
          </w:tcPr>
          <w:p w:rsidR="00C5665A" w:rsidRDefault="00D92B12">
            <w:pPr>
              <w:jc w:val="center"/>
            </w:pPr>
            <w:r>
              <w:rPr>
                <w:sz w:val="20"/>
                <w:szCs w:val="20"/>
              </w:rPr>
              <w:t>EEE 6608</w:t>
            </w:r>
          </w:p>
        </w:tc>
        <w:tc>
          <w:tcPr>
            <w:tcW w:w="3266" w:type="dxa"/>
            <w:tcMar>
              <w:top w:w="40" w:type="dxa"/>
              <w:left w:w="80" w:type="dxa"/>
              <w:bottom w:w="40" w:type="dxa"/>
              <w:right w:w="80" w:type="dxa"/>
            </w:tcMar>
            <w:vAlign w:val="center"/>
          </w:tcPr>
          <w:p w:rsidR="00C5665A" w:rsidRDefault="00D92B12">
            <w:r>
              <w:rPr>
                <w:sz w:val="20"/>
                <w:szCs w:val="20"/>
              </w:rPr>
              <w:t>Digital Signal Processing</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726" w:type="dxa"/>
            <w:gridSpan w:val="4"/>
            <w:tcMar>
              <w:top w:w="40" w:type="dxa"/>
              <w:left w:w="80" w:type="dxa"/>
              <w:bottom w:w="40" w:type="dxa"/>
              <w:right w:w="80" w:type="dxa"/>
            </w:tcMar>
          </w:tcPr>
          <w:p w:rsidR="00C5665A" w:rsidRDefault="00D92B12">
            <w:pPr>
              <w:jc w:val="right"/>
            </w:pPr>
            <w:r>
              <w:rPr>
                <w:b/>
                <w:bCs/>
                <w:sz w:val="20"/>
                <w:szCs w:val="20"/>
              </w:rPr>
              <w:t>Total</w:t>
            </w:r>
          </w:p>
        </w:tc>
        <w:tc>
          <w:tcPr>
            <w:tcW w:w="900" w:type="dxa"/>
            <w:tcMar>
              <w:top w:w="40" w:type="dxa"/>
              <w:left w:w="80" w:type="dxa"/>
              <w:bottom w:w="40" w:type="dxa"/>
              <w:right w:w="80" w:type="dxa"/>
            </w:tcMar>
            <w:vAlign w:val="center"/>
          </w:tcPr>
          <w:p w:rsidR="00C5665A" w:rsidRDefault="00D92B12">
            <w:pPr>
              <w:jc w:val="center"/>
            </w:pPr>
            <w:r>
              <w:rPr>
                <w:b/>
                <w:bCs/>
                <w:sz w:val="20"/>
                <w:szCs w:val="20"/>
              </w:rPr>
              <w:t>18.00</w:t>
            </w:r>
          </w:p>
        </w:tc>
        <w:tc>
          <w:tcPr>
            <w:tcW w:w="1200" w:type="dxa"/>
            <w:tcMar>
              <w:top w:w="40" w:type="dxa"/>
              <w:left w:w="80" w:type="dxa"/>
              <w:bottom w:w="40" w:type="dxa"/>
              <w:right w:w="80" w:type="dxa"/>
            </w:tcMar>
            <w:vAlign w:val="center"/>
          </w:tcPr>
          <w:p w:rsidR="00C5665A" w:rsidRDefault="00D92B12">
            <w:pPr>
              <w:jc w:val="center"/>
            </w:pPr>
            <w:r>
              <w:rPr>
                <w:b/>
                <w:bCs/>
                <w:sz w:val="20"/>
                <w:szCs w:val="20"/>
              </w:rPr>
              <w:t>72.00</w:t>
            </w:r>
          </w:p>
        </w:tc>
        <w:tc>
          <w:tcPr>
            <w:tcW w:w="1200" w:type="dxa"/>
            <w:tcMar>
              <w:top w:w="40" w:type="dxa"/>
              <w:left w:w="80" w:type="dxa"/>
              <w:bottom w:w="40" w:type="dxa"/>
              <w:right w:w="80" w:type="dxa"/>
            </w:tcMar>
            <w:vAlign w:val="center"/>
          </w:tcPr>
          <w:p w:rsidR="00C5665A" w:rsidRDefault="00D92B12">
            <w:pPr>
              <w:jc w:val="center"/>
            </w:pPr>
            <w:r>
              <w:rPr>
                <w:b/>
                <w:bCs/>
                <w:sz w:val="20"/>
                <w:szCs w:val="20"/>
              </w:rPr>
              <w:t>4.00</w:t>
            </w:r>
          </w:p>
        </w:tc>
      </w:tr>
    </w:tbl>
    <w:p w:rsidR="00C5665A" w:rsidRDefault="00D92B12">
      <w:pPr>
        <w:spacing w:before="160" w:after="100"/>
        <w:jc w:val="both"/>
      </w:pPr>
      <w:r>
        <w:rPr>
          <w:b/>
          <w:bCs/>
        </w:rPr>
        <w:t xml:space="preserve">Signature of the Course Advisor: </w:t>
      </w:r>
      <w:r>
        <w:t>.......................................</w:t>
      </w:r>
    </w:p>
    <w:p w:rsidR="00C5665A" w:rsidRDefault="00D92B12">
      <w:pPr>
        <w:keepNext/>
        <w:spacing w:before="180" w:after="40"/>
      </w:pPr>
      <w:r>
        <w:rPr>
          <w:b/>
          <w:bCs/>
        </w:rPr>
        <w:t>16. Cost Estimate</w:t>
      </w:r>
    </w:p>
    <w:p w:rsidR="00C5665A" w:rsidRDefault="00D92B12">
      <w:pPr>
        <w:keepNext/>
        <w:spacing w:after="80"/>
        <w:jc w:val="both"/>
      </w:pPr>
      <w:r>
        <w:rPr>
          <w:i/>
          <w:iCs/>
        </w:rPr>
        <w:t>(Invoice / Quotation must be provided for each item which costs Tk. 5,000/- and more)</w:t>
      </w:r>
    </w:p>
    <w:p w:rsidR="00C5665A" w:rsidRDefault="00D92B12">
      <w:pPr>
        <w:tabs>
          <w:tab w:val="right" w:pos="9026"/>
        </w:tabs>
        <w:spacing w:after="40"/>
      </w:pPr>
      <w:commentRangeStart w:id="35"/>
      <w:r>
        <w:t>(a) Cost of Material</w:t>
        <w:tab/>
        <w:t>Tk. 0,000</w:t>
      </w:r>
      <w:commentRangeEnd w:id="35"/>
      <w:r>
        <w:commentReference w:id="35"/>
      </w:r>
    </w:p>
    <w:p w:rsidR="00C5665A" w:rsidRDefault="00D92B12">
      <w:pPr>
        <w:tabs>
          <w:tab w:val="right" w:pos="9026"/>
        </w:tabs>
        <w:spacing w:after="40"/>
      </w:pPr>
      <w:r>
        <w:t>(b) Fieldworks (if applicable)</w:t>
        <w:tab/>
        <w:t>Tk. 0,000</w:t>
      </w:r>
    </w:p>
    <w:p w:rsidR="00C5665A" w:rsidRDefault="00D92B12">
      <w:pPr>
        <w:tabs>
          <w:tab w:val="right" w:pos="9026"/>
        </w:tabs>
        <w:spacing w:after="40"/>
      </w:pPr>
      <w:r>
        <w:t>(c) Conveyance / Data Collection (With Breakup)</w:t>
        <w:tab/>
        <w:t>Tk. 10,000</w:t>
      </w:r>
    </w:p>
    <w:p w:rsidR="00C5665A" w:rsidRDefault="00D92B12">
      <w:pPr>
        <w:tabs>
          <w:tab w:val="right" w:pos="9026"/>
        </w:tabs>
        <w:spacing w:after="40"/>
      </w:pPr>
      <w:r>
        <w:t>(d) Drafting, Binding &amp; Paper, etc. (Max. 3000/-)</w:t>
        <w:tab/>
        <w:t>Tk. 3,000</w:t>
      </w:r>
    </w:p>
    <w:p w:rsidR="00C5665A" w:rsidRDefault="00D92B12">
      <w:pPr>
        <w:tabs>
          <w:tab w:val="right" w:pos="9026"/>
        </w:tabs>
        <w:spacing w:after="40"/>
      </w:pPr>
      <w:r>
        <w:t>(e) Miscellaneous (compute cluster / cloud usage)</w:t>
        <w:tab/>
        <w:t>Tk. 7,000</w:t>
      </w:r>
    </w:p>
    <w:p w:rsidR="00C5665A" w:rsidRDefault="00D92B12">
      <w:pPr>
        <w:tabs>
          <w:tab w:val="right" w:pos="9026"/>
        </w:tabs>
        <w:spacing w:before="60" w:after="80"/>
      </w:pPr>
      <w:r>
        <w:rPr>
          <w:b/>
          <w:bCs/>
        </w:rPr>
        <w:t>Total</w:t>
        <w:tab/>
        <w:t>Tk. 20,000</w:t>
      </w:r>
    </w:p>
    <w:p w:rsidR="00C5665A" w:rsidRDefault="00C5665A">
      <w:pPr>
        <w:spacing w:after="100" w:line="264" w:lineRule="auto"/>
        <w:jc w:val="both"/>
      </w:pPr>
    </w:p>
    <w:p w:rsidR="00C5665A" w:rsidRDefault="00D92B12">
      <w:pPr>
        <w:keepNext/>
        <w:spacing w:before="180" w:after="40"/>
      </w:pPr>
      <w:r>
        <w:rPr>
          <w:b/>
          <w:bCs/>
        </w:rPr>
        <w:t>17. Justification of having Co-Supervisor</w:t>
      </w:r>
    </w:p>
    <w:p w:rsidR="00C5665A" w:rsidRDefault="00D92B12">
      <w:pPr>
        <w:spacing w:after="100" w:line="264" w:lineRule="auto"/>
        <w:jc w:val="both"/>
      </w:pPr>
      <w:r>
        <w:t>Co-supervisor is not encouraged in a master’s level thesis unless there is an absolute necessity. At the Ph.D. level, Co-supervisor(s) are acceptable if required. In both cases, it is necessary to justify to the supervisor that the work requires considerable knowledge of a discipline other than his field.</w:t>
      </w:r>
    </w:p>
    <w:p>
      <w:pPr>
        <w:spacing w:after="100" w:line="264" w:lineRule="auto"/>
        <w:jc w:val="both"/>
        <w:rPr>
          <w:ins w:id="1109" w:author="Claude (Reviewer)" w:date="2026-10-12T09:00:00Z"/>
        </w:rPr>
      </w:pPr>
      <w:ins w:id="1110" w:author="Claude (Reviewer)" w:date="2026-10-12T09:00:00Z">
        <w:r>
          <w:t xml:space="preserve">Co-supervisor (proposed): [Name, Designation — to be confirmed]. The thesis combines post-quantum cryptography, quantum key distribution and nuclear I&amp;C cyber security, which require considerable knowledge of cryptography and quantum communication beyond the main supervisor’s field. Guidance is needed on protocol design, finite-key security analysis and testbed validation.</w:t>
        </w:r>
      </w:ins>
    </w:p>
    <w:p w:rsidR="00C5665A" w:rsidRDefault="00D92B12">
      <w:pPr>
        <w:pBdr>
          <w:top w:val="single" w:sz="6" w:space="1" w:color="000000"/>
        </w:pBdr>
        <w:spacing w:before="200" w:after="120"/>
        <w:jc w:val="center"/>
      </w:pPr>
      <w:r>
        <w:rPr>
          <w:b/>
          <w:bCs/>
        </w:rPr>
        <w:t>For Office Use Only</w:t>
      </w:r>
    </w:p>
    <w:p w:rsidR="00C5665A" w:rsidRDefault="00D92B12">
      <w:pPr>
        <w:spacing w:after="100" w:line="264" w:lineRule="auto"/>
        <w:jc w:val="both"/>
      </w:pPr>
      <w:r>
        <w:rPr>
          <w:b/>
          <w:bCs/>
        </w:rPr>
        <w:t xml:space="preserve">18. Doctoral Committee/PGAC reference: </w:t>
      </w:r>
      <w:r>
        <w:t>Meeting no.: .................... Resolution No.: ........................ Date: .................................</w:t>
      </w:r>
    </w:p>
    <w:p w:rsidR="00C5665A" w:rsidRDefault="00D92B12">
      <w:pPr>
        <w:spacing w:after="100" w:line="264" w:lineRule="auto"/>
        <w:jc w:val="both"/>
      </w:pPr>
      <w:r>
        <w:rPr>
          <w:b/>
          <w:bCs/>
        </w:rPr>
        <w:t xml:space="preserve">19. Appointment of Supervisor &amp; Co-Supervisor Approved by the CASR Meeting No. (For Ph.D): </w:t>
      </w:r>
      <w:r>
        <w:t>Resolution No.: ......................... Date: .................................</w:t>
      </w:r>
    </w:p>
    <w:p w:rsidR="00C5665A" w:rsidRDefault="00D92B12">
      <w:pPr>
        <w:spacing w:after="100" w:line="264" w:lineRule="auto"/>
        <w:jc w:val="both"/>
      </w:pPr>
      <w:r>
        <w:rPr>
          <w:b/>
          <w:bCs/>
        </w:rPr>
        <w:t xml:space="preserve">20. Appointment of Doctoral Committee Approved by the CASR Meeting No. (For Ph.D): </w:t>
      </w:r>
      <w:r>
        <w:t>Resolution No.: ............................... Date: .............................</w:t>
      </w:r>
    </w:p>
    <w:p w:rsidR="00C5665A" w:rsidRDefault="00D92B12">
      <w:pPr>
        <w:spacing w:after="100" w:line="264" w:lineRule="auto"/>
        <w:jc w:val="both"/>
      </w:pPr>
      <w:r>
        <w:rPr>
          <w:b/>
          <w:bCs/>
        </w:rPr>
        <w:t xml:space="preserve">21. Result of the comprehensive examination for Ph.D </w:t>
      </w:r>
      <w:r>
        <w:rPr>
          <w:i/>
          <w:iCs/>
        </w:rPr>
        <w:t xml:space="preserve">(Photocopy of the result should be enclosed) </w:t>
      </w:r>
      <w:r>
        <w:t>Date: .............................. Satisfactory/Unsatisfactory.</w:t>
      </w:r>
    </w:p>
    <w:p w:rsidR="00C5665A" w:rsidRDefault="00D92B12">
      <w:pPr>
        <w:spacing w:after="100" w:line="264" w:lineRule="auto"/>
        <w:jc w:val="both"/>
        <w:rPr>
          <w:b/>
          <w:bCs/>
        </w:rPr>
      </w:pPr>
      <w:r>
        <w:rPr>
          <w:b/>
          <w:bCs/>
        </w:rPr>
        <w:t xml:space="preserve">22. Number of Post-Graduate Student(s) working with the Supervisor at Present: </w:t>
      </w:r>
    </w:p>
    <w:p w:rsidR="008D1FFE" w:rsidRDefault="008D1FFE">
      <w:pPr>
        <w:spacing w:after="100" w:line="264" w:lineRule="auto"/>
        <w:jc w:val="both"/>
        <w:rPr>
          <w:b/>
          <w:bCs/>
        </w:rPr>
      </w:pPr>
    </w:p>
    <w:p w:rsidR="008D1FFE" w:rsidRDefault="008D1FFE">
      <w:pPr>
        <w:spacing w:after="100" w:line="264" w:lineRule="auto"/>
        <w:jc w:val="both"/>
        <w:rPr>
          <w:b/>
          <w:bCs/>
        </w:rPr>
      </w:pPr>
    </w:p>
    <w:p w:rsidR="008D1FFE" w:rsidRDefault="008D1FFE">
      <w:pPr>
        <w:spacing w:after="100" w:line="264" w:lineRule="auto"/>
        <w:jc w:val="both"/>
      </w:pPr>
    </w:p>
    <w:tbl>
      <w:tblPr>
        <w:tblW w:w="902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6"/>
        <w:gridCol w:w="2256"/>
        <w:gridCol w:w="2257"/>
        <w:gridCol w:w="2257"/>
      </w:tblGrid>
      <w:tr w:rsidR="00C5665A">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Student</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Supervisor</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Co-Supervisor</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Head of the Department</w:t>
            </w:r>
          </w:p>
        </w:tc>
      </w:tr>
    </w:tbl>
    <w:p w:rsidR="00D92B12" w:rsidRDefault="00D92B12"/>
    <w:sectPr w:rsidR="00D92B12">
      <w:footerReference w:type="default" r:id="rId10"/>
      <w:pgSz w:w="11906" w:h="16838"/>
      <w:pgMar w:top="1300" w:right="1440" w:bottom="13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er)" w:date="2026-10-12T00:14:36Z" w:initials="CR">
    <w:p w14:paraId="3BFC608F" w14:textId="77777777">
      <w:r>
        <w:rPr>
          <w:rStyle w:val="CommentReference"/>
        </w:rPr>
        <w:annotationRef/>
      </w:r>
      <w:r>
        <w:rPr>
          <w:color w:val="000000"/>
          <w:sz w:val="20"/>
          <w:szCs w:val="20"/>
        </w:rPr>
        <w:t xml:space="preserve">Reviewer: “Hybrid Quantum–Classical” suggests quantum computing or hybrid quantum algorithms. The work is really about cryptographic key management (PQC and QKD) for SMR control systems. The revised title says so and reflects the sharper research question: for each IEC 62443 zone, where does PQC suffice and where does QKD add measurable value?</w:t>
      </w:r>
    </w:p>
  </w:comment>
  <w:comment w:id="1" w:author="Claude (Reviewer)" w:date="2026-10-12T00:14:36Z" w:initials="CR">
    <w:p w14:paraId="187FF719" w14:textId="77777777">
      <w:r>
        <w:rPr>
          <w:rStyle w:val="CommentReference"/>
        </w:rPr>
        <w:annotationRef/>
      </w:r>
      <w:r>
        <w:rPr>
          <w:color w:val="000000"/>
          <w:sz w:val="20"/>
          <w:szCs w:val="20"/>
        </w:rPr>
        <w:t xml:space="preserve">Stuxnet entered air-gapped networks via supply chain/removable media and manipulated PLC logic. Link-layer cryptography (classical, PQC or QKD) would not have stopped it. Keep it as motivation for zone controls, but do not imply crypto prevents this class of attack. The same limit applies to HAI/SWaT-type process-level attacks (see Sec. 12).</w:t>
      </w:r>
    </w:p>
  </w:comment>
  <w:comment w:id="2" w:author="Claude (Reviewer)" w:date="2026-10-12T00:14:36Z" w:initials="CR">
    <w:p w14:paraId="10688DAB" w14:textId="77777777">
      <w:r>
        <w:rPr>
          <w:rStyle w:val="CommentReference"/>
        </w:rPr>
        <w:annotationRef/>
      </w:r>
      <w:r>
        <w:rPr>
          <w:color w:val="000000"/>
          <w:sz w:val="20"/>
          <w:szCs w:val="20"/>
        </w:rPr>
        <w:t xml:space="preserve">Attribution corrected: IEC 62443-3-2 defines zones and conduits; 62443-3-3 defines system requirements and security levels. The five-level layering follows RG 5.71 defence-in-depth (and Purdue-style models). Consider also citing IEC 62645 / IEC 63096 (nuclear I&amp;C cybersecurity) and IAEA NSS 17-T, and check the current status of NRC advanced-reactor cybersecurity rulemaking.</w:t>
      </w:r>
    </w:p>
  </w:comment>
  <w:comment w:id="3" w:author="Claude (Reviewer)" w:date="2026-10-12T00:14:36Z" w:initials="CR">
    <w:p w14:paraId="08285491" w14:textId="77777777">
      <w:r>
        <w:rPr>
          <w:rStyle w:val="CommentReference"/>
        </w:rPr>
        <w:annotationRef/>
      </w:r>
      <w:r>
        <w:rPr>
          <w:color w:val="000000"/>
          <w:sz w:val="20"/>
          <w:szCs w:val="20"/>
        </w:rPr>
        <w:t xml:space="preserve">Domain-specific threat model: in nuclear I&amp;C, availability and integrity outrank confidentiality, and real-time control commands lose confidentiality value within seconds. Harvest-now-decrypt-later (HNDL) therefore matters mainly for design, safeguards/accountancy and physical-protection data. For 40–60-year assets the urgent quantum-relevant item is the device root of trust (firmware-signing keys), which cannot easily be replaced later.</w:t>
      </w:r>
    </w:p>
  </w:comment>
  <w:comment w:id="4" w:author="Claude (Reviewer)" w:date="2026-10-12T00:14:36Z" w:initials="CR">
    <w:p w14:paraId="27D186DB" w14:textId="77777777">
      <w:r>
        <w:rPr>
          <w:rStyle w:val="CommentReference"/>
        </w:rPr>
        <w:annotationRef/>
      </w:r>
      <w:r>
        <w:rPr>
          <w:color w:val="000000"/>
          <w:sz w:val="20"/>
          <w:szCs w:val="20"/>
        </w:rPr>
        <w:t xml:space="preserve">Added: QKD needs an authenticated classical channel (otherwise man-in-the-middle). If ML-DSA authenticates it, security becomes computational at authentication time; if a pre-shared Wegman–Carter key is used, state how it is provisioned. Inside a plant, distance is not the binding limit (links are sub-km to a few km); availability, trusted nodes, implementation side channels and key supply are.</w:t>
      </w:r>
    </w:p>
  </w:comment>
  <w:comment w:id="5" w:author="Claude (Reviewer)" w:date="2026-10-12T00:14:36Z" w:initials="CR">
    <w:p w14:paraId="3F81BF35" w14:textId="77777777">
      <w:r>
        <w:rPr>
          <w:rStyle w:val="CommentReference"/>
        </w:rPr>
        <w:annotationRef/>
      </w:r>
      <w:r>
        <w:rPr>
          <w:color w:val="000000"/>
          <w:sz w:val="20"/>
          <w:szCs w:val="20"/>
        </w:rPr>
        <w:t xml:space="preserve">The original PQC sentence had no verb; fixed. Added the ANSSI/BSI/NLNCSA/Swedish NCSA joint position paper (Jan 2024) as new [7]: PQC first, QKD niche. A 2026 reviewer will expect the proposal to engage with this. Zeng et al. (arXiv) was swapped out of the list to stay within the 10-reference cap; it can move to the thesis literature review.</w:t>
      </w:r>
    </w:p>
  </w:comment>
  <w:comment w:id="6" w:author="Claude (Reviewer)" w:date="2026-10-12T00:14:37Z" w:initials="CR">
    <w:p w14:paraId="5FE65642" w14:textId="77777777">
      <w:r>
        <w:rPr>
          <w:rStyle w:val="CommentReference"/>
        </w:rPr>
        <w:annotationRef/>
      </w:r>
      <w:r>
        <w:rPr>
          <w:color w:val="000000"/>
          <w:sz w:val="20"/>
          <w:szCs w:val="20"/>
        </w:rPr>
        <w:t xml:space="preserve">Gap restated so it is defensible. “Real attack data” and “formal checks” are not gaps in cryptographic choice; the actual gap is a zone-by-zone mapping from IEC 62443 target security levels to cryptographic profiles under control-loop timing, key-supply and regulatory constraints.</w:t>
      </w:r>
    </w:p>
  </w:comment>
  <w:comment w:id="7" w:author="Claude (Reviewer)" w:date="2026-10-12T00:14:37Z" w:initials="CR">
    <w:p w14:paraId="3DE391F5" w14:textId="77777777">
      <w:r>
        <w:rPr>
          <w:rStyle w:val="CommentReference"/>
        </w:rPr>
        <w:annotationRef/>
      </w:r>
      <w:r>
        <w:rPr>
          <w:color w:val="000000"/>
          <w:sz w:val="20"/>
          <w:szCs w:val="20"/>
        </w:rPr>
        <w:t xml:space="preserve">Citation mismatch: [9] (CISA, post-quantum considerations for OT) is itself about the quantum threat, so it cannot support “largely ignores the quantum threat”. Likewise [1]–[3] and [5] are foundational papers from 1984–2014 and cannot support a claim about what QKD studies “rarely” do, and [6] is a QKD+PQC experiment, not an SMR cyber-security review. Cite recent surveys or document a systematic search instead.</w:t>
      </w:r>
    </w:p>
  </w:comment>
  <w:comment w:id="8" w:author="Claude (Reviewer)" w:date="2026-10-12T00:14:37Z" w:initials="CR">
    <w:p w14:paraId="0E46025D" w14:textId="77777777">
      <w:r>
        <w:rPr>
          <w:rStyle w:val="CommentReference"/>
        </w:rPr>
        <w:annotationRef/>
      </w:r>
      <w:r>
        <w:rPr>
          <w:color w:val="000000"/>
          <w:sz w:val="20"/>
          <w:szCs w:val="20"/>
        </w:rPr>
        <w:t xml:space="preserve">“To our knowledge” claims need a documented search (databases, keywords, date range). Narrowed to a gap you can defend; put the search protocol in the literature-review chapter.</w:t>
      </w:r>
    </w:p>
  </w:comment>
  <w:comment w:id="9" w:author="Claude (Reviewer)" w:date="2026-10-12T00:14:37Z" w:initials="CR">
    <w:p w14:paraId="202AC41C" w14:textId="77777777">
      <w:r>
        <w:rPr>
          <w:rStyle w:val="CommentReference"/>
        </w:rPr>
        <w:annotationRef/>
      </w:r>
      <w:r>
        <w:rPr>
          <w:color w:val="000000"/>
          <w:sz w:val="20"/>
          <w:szCs w:val="20"/>
        </w:rPr>
        <w:t xml:space="preserve">Narrowed to attack classes that cryptography can actually mitigate: man-in-the-middle, replay, rogue device, firmware forgery and HNDL. Process-level attacks (sensor/actuator spoofing from a compromised endpoint) bypass link encryption, so they should not drive the crypto comparison.</w:t>
      </w:r>
    </w:p>
  </w:comment>
  <w:comment w:id="10" w:author="Claude (Reviewer)" w:date="2026-10-12T00:14:37Z" w:initials="CR">
    <w:p w14:paraId="77DB2876" w14:textId="77777777">
      <w:r>
        <w:rPr>
          <w:rStyle w:val="CommentReference"/>
        </w:rPr>
        <w:annotationRef/>
      </w:r>
      <w:r>
        <w:rPr>
          <w:color w:val="000000"/>
          <w:sz w:val="20"/>
          <w:szCs w:val="20"/>
        </w:rPr>
        <w:t xml:space="preserve">State the authentication scheme explicitly: QKD alone is not a complete key-establishment system. The combiner should follow NIST SP 800-56C / SP 800-227 style KDF practice with context binding (see Eq. 5).</w:t>
      </w:r>
    </w:p>
  </w:comment>
  <w:comment w:id="11" w:author="Claude (Reviewer)" w:date="2026-10-12T00:14:37Z" w:initials="CR">
    <w:p w14:paraId="244A8352" w14:textId="77777777">
      <w:r>
        <w:rPr>
          <w:rStyle w:val="CommentReference"/>
        </w:rPr>
        <w:annotationRef/>
      </w:r>
      <w:r>
        <w:rPr>
          <w:color w:val="000000"/>
          <w:sz w:val="20"/>
          <w:szCs w:val="20"/>
        </w:rPr>
        <w:t xml:space="preserve">Baselines revised. “Classical (RSA/AES)” is a weak baseline; realistic ones are plaintext legacy protocols (Modbus/DNP3) and modern classical (ECDHE + AES-256). “QKD-only” is not a standalone system (it needs authentication and a symmetric cipher). Added classical+PQC (X25519+ML-KEM), the hybrid most agencies recommend, so the thesis can show whether QKD adds anything beyond it.</w:t>
      </w:r>
    </w:p>
  </w:comment>
  <w:comment w:id="12" w:author="Claude (Reviewer)" w:date="2026-10-12T00:14:37Z" w:initials="CR">
    <w:p w14:paraId="06B77B86" w14:textId="77777777">
      <w:r>
        <w:rPr>
          <w:rStyle w:val="CommentReference"/>
        </w:rPr>
        <w:annotationRef/>
      </w:r>
      <w:r>
        <w:rPr>
          <w:color w:val="000000"/>
          <w:sz w:val="20"/>
          <w:szCs w:val="20"/>
        </w:rPr>
        <w:t xml:space="preserve">Anomaly detection removed from the crypto comparison: encryption does not change what a detector sees after decryption, and HAI/SWaT attacks are process-level. It is kept as a separate compensating-control study (Sec. 12).</w:t>
      </w:r>
    </w:p>
  </w:comment>
  <w:comment w:id="13" w:author="Claude (Reviewer)" w:date="2026-10-12T00:14:37Z" w:initials="CR">
    <w:p w14:paraId="5CECC9CC" w14:textId="77777777">
      <w:r>
        <w:rPr>
          <w:rStyle w:val="CommentReference"/>
        </w:rPr>
        <w:annotationRef/>
      </w:r>
      <w:r>
        <w:rPr>
          <w:color w:val="000000"/>
          <w:sz w:val="20"/>
          <w:szCs w:val="20"/>
        </w:rPr>
        <w:t xml:space="preserve">CVSS rates vulnerabilities, not the protection offered by a configuration, and IEC 62443-3-3 security levels are ordinal per foundational requirement (a 5-zone vs 5-level correlation has n=5). Proposed validation: Delphi review by 5–8 ICS/nuclear practitioners, Kendall rank correlation at foundational-requirement granularity, and global sensitivity analysis.</w:t>
      </w:r>
    </w:p>
  </w:comment>
  <w:comment w:id="14" w:author="Claude (Reviewer)" w:date="2026-10-12T00:14:37Z" w:initials="CR">
    <w:p w14:paraId="6A177FB6" w14:textId="77777777">
      <w:r>
        <w:rPr>
          <w:rStyle w:val="CommentReference"/>
        </w:rPr>
        <w:annotationRef/>
      </w:r>
      <w:r>
        <w:rPr>
          <w:color w:val="000000"/>
          <w:sz w:val="20"/>
          <w:szCs w:val="20"/>
        </w:rPr>
        <w:t xml:space="preserve">New objective capturing the reframed research question and a practical output: a zone-wise recommendation plus a phased PQC migration path (crypto inventory, hybrid at boundaries, device roots of trust).</w:t>
      </w:r>
    </w:p>
  </w:comment>
  <w:comment w:id="15" w:author="Claude (Reviewer)" w:date="2026-10-12T00:14:37Z" w:initials="CR">
    <w:p w14:paraId="786E8BA7" w14:textId="77777777">
      <w:r>
        <w:rPr>
          <w:rStyle w:val="CommentReference"/>
        </w:rPr>
        <w:annotationRef/>
      </w:r>
      <w:r>
        <w:rPr>
          <w:color w:val="000000"/>
          <w:sz w:val="20"/>
          <w:szCs w:val="20"/>
        </w:rPr>
        <w:t xml:space="preserve">Scope check for a part-time M.Sc.: five setups × two crypto families × testbed × index × validation is large. If time is short: use SLH-DSA only for firmware (not sessions), keep anomaly detection as a small separate study or drop it, and detail only three zones in the emulated testbed. The 19-node/20-link topology needs a source: justify it as a generic Purdue/IEC 62443-3-2 reference architecture.</w:t>
      </w:r>
    </w:p>
  </w:comment>
  <w:comment w:id="16" w:author="Claude (Reviewer)" w:date="2026-10-12T00:14:37Z" w:initials="CR">
    <w:p w14:paraId="0EA1122A" w14:textId="77777777">
      <w:r>
        <w:rPr>
          <w:rStyle w:val="CommentReference"/>
        </w:rPr>
        <w:annotationRef/>
      </w:r>
      <w:r>
        <w:rPr>
          <w:color w:val="000000"/>
          <w:sz w:val="20"/>
          <w:szCs w:val="20"/>
        </w:rPr>
        <w:t xml:space="preserve">Figure 1 redrawn. Changes: (i) zone names now match the text (Z1 safety … Z5 enterprise); (ii) QKD is shown as a point-to-point key supply feeding only Z2, Z3 and fixed-site Z5 links, never Z1 and with no multi-hop trusted nodes; (iii) authentication of the QKD classical channel is shown; (iv) PQC covers sessions (ML-KEM/ML-DSA) and firmware roots (SLH-DSA/LMS); (v) combiner updated (KMAC with context) with automatic PQC fallback; (vi) Z1 relies on a one-way data diode and pre-shared symmetric keys.</w:t>
      </w:r>
    </w:p>
  </w:comment>
  <w:comment w:id="17" w:author="Claude (Reviewer)" w:date="2026-10-12T00:14:37Z" w:initials="CR">
    <w:p w14:paraId="0E7FE1ED" w14:textId="77777777">
      <w:r>
        <w:rPr>
          <w:rStyle w:val="CommentReference"/>
        </w:rPr>
        <w:annotationRef/>
      </w:r>
      <w:r>
        <w:rPr>
          <w:color w:val="000000"/>
          <w:sz w:val="20"/>
          <w:szCs w:val="20"/>
        </w:rPr>
        <w:t xml:space="preserve">Figure 2 redrawn to match the revised method: threat model added; five setups; combiner with fallback; testbed measuring delay margin; anomaly detection separated; ZPI revised; validation by effect sizes, global sensitivity and SL-A/Delphi benchmarking; the output is a zone-wise profile and migration path.</w:t>
      </w:r>
    </w:p>
  </w:comment>
  <w:comment w:id="18" w:author="Claude (Reviewer)" w:date="2026-10-12T00:14:37Z" w:initials="CR">
    <w:p w14:paraId="376F65C3" w14:textId="77777777">
      <w:r>
        <w:rPr>
          <w:rStyle w:val="CommentReference"/>
        </w:rPr>
        <w:annotationRef/>
      </w:r>
      <w:r>
        <w:rPr>
          <w:color w:val="000000"/>
          <w:sz w:val="20"/>
          <w:szCs w:val="20"/>
        </w:rPr>
        <w:t xml:space="preserve">Add detector efficiency: use total efficiency η = η_det·η_ch inside the gain Q_μ. Typical values (η_det, dark-count yield, optical error, f_EC ≈ 1.1–1.2) should be tabled with sources.</w:t>
      </w:r>
    </w:p>
  </w:comment>
  <w:comment w:id="19" w:author="Claude (Reviewer)" w:date="2026-10-12T00:14:38Z" w:initials="CR">
    <w:p w14:paraId="1B319A43" w14:textId="77777777">
      <w:r>
        <w:rPr>
          <w:rStyle w:val="CommentReference"/>
        </w:rPr>
        <w:annotationRef/>
      </w:r>
      <w:r>
        <w:rPr>
          <w:color w:val="000000"/>
          <w:sz w:val="20"/>
          <w:szCs w:val="20"/>
        </w:rPr>
        <w:t xml:space="preserve">Dark-count error is not constant: e_dark = Y_0/(2Q_μ) grows with distance because the gain Q_μ falls. The 0.25·p_Eve term models intercept-resend only; it is a channel-error model, not a security argument (security comes from the finite-key bound).</w:t>
      </w:r>
    </w:p>
  </w:comment>
  <w:comment w:id="20" w:author="Claude (Reviewer)" w:date="2026-10-12T00:14:38Z" w:initials="CR">
    <w:p w14:paraId="3AED9E3E" w14:textId="77777777">
      <w:r>
        <w:rPr>
          <w:rStyle w:val="CommentReference"/>
        </w:rPr>
        <w:annotationRef/>
      </w:r>
      <w:r>
        <w:rPr>
          <w:color w:val="000000"/>
          <w:sz w:val="20"/>
          <w:szCs w:val="20"/>
        </w:rPr>
        <w:t xml:space="preserve">Replaced by the composable finite-key form of Lim et al. [5]. The original penalty, Δ_finite·n_sift = 2·log₂(1/ε), is a single leftover-hash term; it omits the secrecy/correctness split and the statistical-fluctuation terms for Q_1,L and e_1,U, so it is optimistic. The new additive penalty is 6·log₂(21/ε_sec) + log₂(2/ε_cor). State ε_sec, ε_cor (e.g. 10⁻⁹ / 10⁻¹⁵), block length n and block-accumulation time.</w:t>
      </w:r>
    </w:p>
  </w:comment>
  <w:comment w:id="21" w:author="Claude (Reviewer)" w:date="2026-10-12T00:14:38Z" w:initials="CR">
    <w:p w14:paraId="4E2D0305" w14:textId="77777777">
      <w:r>
        <w:rPr>
          <w:rStyle w:val="CommentReference"/>
        </w:rPr>
        <w:annotationRef/>
      </w:r>
      <w:r>
        <w:rPr>
          <w:color w:val="000000"/>
          <w:sz w:val="20"/>
          <w:szCs w:val="20"/>
        </w:rPr>
        <w:t xml:space="preserve">Decoy states do not block PNS attacks; they let the single-photon contribution (Q_1,L, e_1,U) be bounded so that the key length accounts for multi-photon leakage.</w:t>
      </w:r>
    </w:p>
  </w:comment>
  <w:comment w:id="22" w:author="Claude (Reviewer)" w:date="2026-10-12T00:14:38Z" w:initials="CR">
    <w:p w14:paraId="755D0D57" w14:textId="77777777">
      <w:r>
        <w:rPr>
          <w:rStyle w:val="CommentReference"/>
        </w:rPr>
        <w:annotationRef/>
      </w:r>
      <w:r>
        <w:rPr>
          <w:color w:val="000000"/>
          <w:sz w:val="20"/>
          <w:szCs w:val="20"/>
        </w:rPr>
        <w:t xml:space="preserve">Eq. (4) now supplies the quantities that feed Eq. (3), so (3) and (4) form one calculation instead of two alternative formulas.</w:t>
      </w:r>
    </w:p>
  </w:comment>
  <w:comment w:id="23" w:author="Claude (Reviewer)" w:date="2026-10-12T00:14:38Z" w:initials="CR">
    <w:p w14:paraId="0D41FBAA" w14:textId="77777777">
      <w:r>
        <w:rPr>
          <w:rStyle w:val="CommentReference"/>
        </w:rPr>
        <w:annotationRef/>
      </w:r>
      <w:r>
        <w:rPr>
          <w:color w:val="000000"/>
          <w:sz w:val="20"/>
          <w:szCs w:val="20"/>
        </w:rPr>
        <w:t xml:space="preserve">Combiner: plain SHA3-256(K1‖K2) lacks length-prefixing, domain separation and transcript binding. Use a KMAC/HKDF-based KDF (NIST SP 800-56C, SP 800-227) with context (zone, conduit, ciphertexts, public keys), as in X-Wing and the IETF hybrid-KEM drafts. Define K_QKD = ∅ with a flag when QKD is unavailable (PQC fallback). SLH-DSA signing is slow, so use it for firmware/root signatures, not for session authentication.</w:t>
      </w:r>
    </w:p>
  </w:comment>
  <w:comment w:id="24" w:author="Claude (Reviewer)" w:date="2026-10-12T00:14:38Z" w:initials="CR">
    <w:p w14:paraId="783ACF5E" w14:textId="77777777">
      <w:r>
        <w:rPr>
          <w:rStyle w:val="CommentReference"/>
        </w:rPr>
        <w:annotationRef/>
      </w:r>
      <w:r>
        <w:rPr>
          <w:color w:val="000000"/>
          <w:sz w:val="20"/>
          <w:szCs w:val="20"/>
        </w:rPr>
        <w:t xml:space="preserve">In Eq. (5), ctx = zone ID ‖ conduit ID ‖ ciphertexts ‖ public keys, each length-prefixed.</w:t>
      </w:r>
    </w:p>
  </w:comment>
  <w:comment w:id="25" w:author="Claude (Reviewer)" w:date="2026-10-12T00:14:38Z" w:initials="CR">
    <w:p w14:paraId="56BD0744" w14:textId="77777777">
      <w:r>
        <w:rPr>
          <w:rStyle w:val="CommentReference"/>
        </w:rPr>
        <w:annotationRef/>
      </w:r>
      <w:r>
        <w:rPr>
          <w:color w:val="000000"/>
          <w:sz w:val="20"/>
          <w:szCs w:val="20"/>
        </w:rPr>
        <w:t xml:space="preserve">Weights: in safety-related zones availability and integrity should outweigh confidentiality (the opposite of IT). Derive weights by AHP (report the consistency ratio) plus a short Delphi survey. Note that QKD can reduce availability (fibre cut or alarm = denial of service), so A must be scored per profile with the fallback included.</w:t>
      </w:r>
    </w:p>
  </w:comment>
  <w:comment w:id="26" w:author="Claude (Reviewer)" w:date="2026-10-12T00:14:38Z" w:initials="CR">
    <w:p w14:paraId="2D3648AC" w14:textId="77777777">
      <w:r>
        <w:rPr>
          <w:rStyle w:val="CommentReference"/>
        </w:rPr>
        <w:annotationRef/>
      </w:r>
      <w:r>
        <w:rPr>
          <w:color w:val="000000"/>
          <w:sz w:val="20"/>
          <w:szCs w:val="20"/>
        </w:rPr>
        <w:t xml:space="preserve">The original H_z had arbitrary weights α, β and an interaction term that is neither bounded nor interpretable. Replaced by a break-both rule: if either component stays secure the combined key is secure, so residual risks multiply (independence assumption, to be tested). The result stays in [0,1].</w:t>
      </w:r>
    </w:p>
  </w:comment>
  <w:comment w:id="27" w:author="Claude (Reviewer)" w:date="2026-10-12T00:14:38Z" w:initials="CR">
    <w:p w14:paraId="595988B0" w14:textId="77777777">
      <w:r>
        <w:rPr>
          <w:rStyle w:val="CommentReference"/>
        </w:rPr>
        <w:annotationRef/>
      </w:r>
      <w:r>
        <w:rPr>
          <w:color w:val="000000"/>
          <w:sz w:val="20"/>
          <w:szCs w:val="20"/>
        </w:rPr>
        <w:t xml:space="preserve">Averaging hides the weakest zone, and dividing by a small baseline can blow up. ZPI now mixes the minimum with a weighted average (ω from AHP, highest for Zone 1). Report improvement over baseline as a difference ΔZPI, not a ratio.</w:t>
      </w:r>
    </w:p>
  </w:comment>
  <w:comment w:id="28" w:author="Claude (Reviewer)" w:date="2026-10-12T00:14:38Z" w:initials="CR">
    <w:p w14:paraId="43A6FF3A" w14:textId="77777777">
      <w:r>
        <w:rPr>
          <w:rStyle w:val="CommentReference"/>
        </w:rPr>
        <w:annotationRef/>
      </w:r>
      <w:r>
        <w:rPr>
          <w:color w:val="000000"/>
          <w:sz w:val="20"/>
          <w:szCs w:val="20"/>
        </w:rPr>
        <w:t xml:space="preserve">Latency reframed: per-packet cost is symmetric crypto (AES-GCM/MACsec, largely hardware) and QKD keys arrive asynchronously, so the meaningful measures are handshake/rekey time and jitter, key-buffer exhaustion/failover, and control-loop delay margin. Use your control-theory background: derive the delay margin from the phase margin of a reactor power/thermal loop (point-kinetics model) instead of arbitrary 10–2000 ms deadlines. Also: HAI, SWaT and WADI are water/boiler testbeds with process-level attacks that link crypto does not change, so their anomaly-detection results will not transfer to SMRs; keep that study separate.</w:t>
      </w:r>
    </w:p>
  </w:comment>
  <w:comment w:id="29" w:author="Claude (Reviewer)" w:date="2026-10-12T00:14:38Z" w:initials="CR">
    <w:p w14:paraId="6E208F90" w14:textId="77777777">
      <w:r>
        <w:rPr>
          <w:rStyle w:val="CommentReference"/>
        </w:rPr>
        <w:annotationRef/>
      </w:r>
      <w:r>
        <w:rPr>
          <w:color w:val="000000"/>
          <w:sz w:val="20"/>
          <w:szCs w:val="20"/>
        </w:rPr>
        <w:t xml:space="preserve">With Monte Carlo you can drive p-values to zero by adding runs, so p-values carry little information. Report effect sizes with CIs and pick one primary test instead of four. Calibrate the threat-mitigation matrix from MITRE ATT&amp;CK for ICS plus expert elicitation to avoid circularity (the researcher authoring the matrix and then “validating” against it).</w:t>
      </w:r>
    </w:p>
  </w:comment>
  <w:comment w:id="30" w:author="Claude (Reviewer)" w:date="2026-10-12T00:14:38Z" w:initials="CR">
    <w:p w14:paraId="38950040" w14:textId="77777777">
      <w:r>
        <w:rPr>
          <w:rStyle w:val="CommentReference"/>
        </w:rPr>
        <w:annotationRef/>
      </w:r>
      <w:r>
        <w:rPr>
          <w:color w:val="000000"/>
          <w:sz w:val="20"/>
          <w:szCs w:val="20"/>
        </w:rPr>
        <w:t xml:space="preserve">One-at-a-time ±30% perturbation misses interactions; use global sensitivity (Morris screening, Sobol indices) and report ranking stability.</w:t>
      </w:r>
    </w:p>
  </w:comment>
  <w:comment w:id="31" w:author="Claude (Reviewer)" w:date="2026-10-12T00:14:39Z" w:initials="CR">
    <w:p w14:paraId="53F210BA" w14:textId="77777777">
      <w:r>
        <w:rPr>
          <w:rStyle w:val="CommentReference"/>
        </w:rPr>
        <w:annotationRef/>
      </w:r>
      <w:r>
        <w:rPr>
          <w:color w:val="000000"/>
          <w:sz w:val="20"/>
          <w:szCs w:val="20"/>
        </w:rPr>
        <w:t xml:space="preserve">Form check: Section 12 is limited to 500 words, with each figure counted as 100 words. The revised text plus equations is about 500 words (slightly shorter than the original), so with two figures the section is still around 700 words against the 500 limit, as the original was. Options: move the variable definitions for Eqs. (1)–(4) to the thesis, merge Steps 1–2, or ask the PGAC whether equations and figures count in full.</w:t>
      </w:r>
    </w:p>
  </w:comment>
  <w:comment w:id="32" w:author="Claude (Reviewer)" w:date="2026-10-12T00:14:39Z" w:initials="CR">
    <w:p w14:paraId="2C84F063" w14:textId="77777777">
      <w:r>
        <w:rPr>
          <w:rStyle w:val="CommentReference"/>
        </w:rPr>
        <w:annotationRef/>
      </w:r>
      <w:r>
        <w:rPr>
          <w:color w:val="000000"/>
          <w:sz w:val="20"/>
          <w:szCs w:val="20"/>
        </w:rPr>
        <w:t xml:space="preserve">Outcomes aligned with the revised objectives and setups.</w:t>
      </w:r>
    </w:p>
  </w:comment>
  <w:comment w:id="33" w:author="Claude (Reviewer)" w:date="2026-10-12T00:14:39Z" w:initials="CR">
    <w:p w14:paraId="079ACCBA" w14:textId="77777777">
      <w:r>
        <w:rPr>
          <w:rStyle w:val="CommentReference"/>
        </w:rPr>
        <w:annotationRef/>
      </w:r>
      <w:r>
        <w:rPr>
          <w:color w:val="000000"/>
          <w:sz w:val="20"/>
          <w:szCs w:val="20"/>
        </w:rPr>
        <w:t xml:space="preserve">Reference changes within the 10-reference cap: [1] now cites the original 1984 BB84 paper (the 2014 item is a reprint); [7] is replaced by the ANSSI/BSI/NLNCSA/Swedish NCSA QKD position paper (2024); [10] is extended with IEC 62443-3-2/3-3 so the zone and security-level statements have a source. Still missing (merge or move to the literature review): ETSI GS QKD 014/016, IEC 62645, PQC on constrained/OT devices, QKD implementation attacks.</w:t>
      </w:r>
    </w:p>
  </w:comment>
  <w:comment w:id="34" w:author="Claude (Reviewer)" w:date="2026-10-12T00:14:39Z" w:initials="CR">
    <w:p w14:paraId="5252FCBA" w14:textId="77777777">
      <w:r>
        <w:rPr>
          <w:rStyle w:val="CommentReference"/>
        </w:rPr>
        <w:annotationRef/>
      </w:r>
      <w:r>
        <w:rPr>
          <w:color w:val="000000"/>
          <w:sz w:val="20"/>
          <w:szCs w:val="20"/>
        </w:rPr>
        <w:t xml:space="preserve">Coursework is control and signal processing only. Consider auditing or self-studying cryptography/network security and quantum information, and name this in the work plan (it also strengthens Item 17).</w:t>
      </w:r>
    </w:p>
  </w:comment>
  <w:comment w:id="35" w:author="Claude (Reviewer)" w:date="2026-10-12T00:14:39Z" w:initials="CR">
    <w:p w14:paraId="50E93538" w14:textId="77777777">
      <w:r>
        <w:rPr>
          <w:rStyle w:val="CommentReference"/>
        </w:rPr>
        <w:annotationRef/>
      </w:r>
      <w:r>
        <w:rPr>
          <w:color w:val="000000"/>
          <w:sz w:val="20"/>
          <w:szCs w:val="20"/>
        </w:rPr>
        <w:t xml:space="preserve">Budget: a simulation-only study is fine, but the PQC benchmark on real hardware (Cortex-M4 board, Raspberry Pi) needs a materials line, and “Tk. 0,000” conflicts with that. Items of Tk. 5,000 or more need a quotation. Consider reallocating from Conveyance (c).</w:t>
      </w:r>
    </w:p>
  </w:comment>
  <w:comment w:id="36" w:author="Claude (Reviewer)" w:date="2026-10-12T00:14:39Z" w:initials="CR">
    <w:p w14:paraId="5BB2E468" w14:textId="77777777">
      <w:r>
        <w:rPr>
          <w:rStyle w:val="CommentReference"/>
        </w:rPr>
        <w:annotationRef/>
      </w:r>
      <w:r>
        <w:rPr>
          <w:color w:val="000000"/>
          <w:sz w:val="20"/>
          <w:szCs w:val="20"/>
        </w:rPr>
        <w:t xml:space="preserve">Items 6 and 17 are blank. The work spans cryptography, quantum communication and nuclear I&amp;C security. A co-supervisor or named external advisor with cryptography/quantum-communication expertise is recommended; a proposed justification is inserted under Item 17 (name to be 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FC608F" w15:done="0"/>
  <w15:commentEx w15:paraId="187FF719" w15:done="0"/>
  <w15:commentEx w15:paraId="10688DAB" w15:done="0"/>
  <w15:commentEx w15:paraId="08285491" w15:done="0"/>
  <w15:commentEx w15:paraId="27D186DB" w15:done="0"/>
  <w15:commentEx w15:paraId="3F81BF35" w15:done="0"/>
  <w15:commentEx w15:paraId="5FE65642" w15:done="0"/>
  <w15:commentEx w15:paraId="3DE391F5" w15:done="0"/>
  <w15:commentEx w15:paraId="0E46025D" w15:done="0"/>
  <w15:commentEx w15:paraId="202AC41C" w15:done="0"/>
  <w15:commentEx w15:paraId="77DB2876" w15:done="0"/>
  <w15:commentEx w15:paraId="244A8352" w15:done="0"/>
  <w15:commentEx w15:paraId="06B77B86" w15:done="0"/>
  <w15:commentEx w15:paraId="5CECC9CC" w15:done="0"/>
  <w15:commentEx w15:paraId="6A177FB6" w15:done="0"/>
  <w15:commentEx w15:paraId="786E8BA7" w15:done="0"/>
  <w15:commentEx w15:paraId="0EA1122A" w15:done="0"/>
  <w15:commentEx w15:paraId="0E7FE1ED" w15:done="0"/>
  <w15:commentEx w15:paraId="376F65C3" w15:done="0"/>
  <w15:commentEx w15:paraId="1B319A43" w15:done="0"/>
  <w15:commentEx w15:paraId="3AED9E3E" w15:done="0"/>
  <w15:commentEx w15:paraId="4E2D0305" w15:done="0"/>
  <w15:commentEx w15:paraId="755D0D57" w15:done="0"/>
  <w15:commentEx w15:paraId="0D41FBAA" w15:done="0"/>
  <w15:commentEx w15:paraId="783ACF5E" w15:done="0"/>
  <w15:commentEx w15:paraId="56BD0744" w15:done="0"/>
  <w15:commentEx w15:paraId="2D3648AC" w15:done="0"/>
  <w15:commentEx w15:paraId="595988B0" w15:done="0"/>
  <w15:commentEx w15:paraId="43A6FF3A" w15:done="0"/>
  <w15:commentEx w15:paraId="6E208F90" w15:done="0"/>
  <w15:commentEx w15:paraId="38950040" w15:done="0"/>
  <w15:commentEx w15:paraId="53F210BA" w15:done="0"/>
  <w15:commentEx w15:paraId="2C84F063" w15:done="0"/>
  <w15:commentEx w15:paraId="079ACCBA" w15:done="0"/>
  <w15:commentEx w15:paraId="5252FCBA" w15:done="0"/>
  <w15:commentEx w15:paraId="50E93538" w15:done="0"/>
  <w15:commentEx w15:paraId="5BB2E4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AF7C642" w16cex:dateUtc="2026-10-12T00:14:36Z"/>
  <w16cex:commentExtensible w16cex:durableId="656EBD08" w16cex:dateUtc="2026-10-12T00:14:36Z"/>
  <w16cex:commentExtensible w16cex:durableId="60755774" w16cex:dateUtc="2026-10-12T00:14:36Z"/>
  <w16cex:commentExtensible w16cex:durableId="2EFB8F55" w16cex:dateUtc="2026-10-12T00:14:36Z"/>
  <w16cex:commentExtensible w16cex:durableId="3E9E0711" w16cex:dateUtc="2026-10-12T00:14:36Z"/>
  <w16cex:commentExtensible w16cex:durableId="4E533493" w16cex:dateUtc="2026-10-12T00:14:36Z"/>
  <w16cex:commentExtensible w16cex:durableId="08882514" w16cex:dateUtc="2026-10-12T00:14:37Z"/>
  <w16cex:commentExtensible w16cex:durableId="2C9A379F" w16cex:dateUtc="2026-10-12T00:14:37Z"/>
  <w16cex:commentExtensible w16cex:durableId="1BD9857F" w16cex:dateUtc="2026-10-12T00:14:37Z"/>
  <w16cex:commentExtensible w16cex:durableId="6ED8D8CC" w16cex:dateUtc="2026-10-12T00:14:37Z"/>
  <w16cex:commentExtensible w16cex:durableId="4D7AB7BD" w16cex:dateUtc="2026-10-12T00:14:37Z"/>
  <w16cex:commentExtensible w16cex:durableId="700911FF" w16cex:dateUtc="2026-10-12T00:14:37Z"/>
  <w16cex:commentExtensible w16cex:durableId="00D0BDCE" w16cex:dateUtc="2026-10-12T00:14:37Z"/>
  <w16cex:commentExtensible w16cex:durableId="21EC6C36" w16cex:dateUtc="2026-10-12T00:14:37Z"/>
  <w16cex:commentExtensible w16cex:durableId="14955472" w16cex:dateUtc="2026-10-12T00:14:37Z"/>
  <w16cex:commentExtensible w16cex:durableId="3BB055D7" w16cex:dateUtc="2026-10-12T00:14:37Z"/>
  <w16cex:commentExtensible w16cex:durableId="4E6C4939" w16cex:dateUtc="2026-10-12T00:14:37Z"/>
  <w16cex:commentExtensible w16cex:durableId="64C7C0DB" w16cex:dateUtc="2026-10-12T00:14:37Z"/>
  <w16cex:commentExtensible w16cex:durableId="15F76607" w16cex:dateUtc="2026-10-12T00:14:37Z"/>
  <w16cex:commentExtensible w16cex:durableId="3B22AB8D" w16cex:dateUtc="2026-10-12T00:14:38Z"/>
  <w16cex:commentExtensible w16cex:durableId="2B862DC1" w16cex:dateUtc="2026-10-12T00:14:38Z"/>
  <w16cex:commentExtensible w16cex:durableId="5693E8B7" w16cex:dateUtc="2026-10-12T00:14:38Z"/>
  <w16cex:commentExtensible w16cex:durableId="1CB1347A" w16cex:dateUtc="2026-10-12T00:14:38Z"/>
  <w16cex:commentExtensible w16cex:durableId="4843447F" w16cex:dateUtc="2026-10-12T00:14:38Z"/>
  <w16cex:commentExtensible w16cex:durableId="058D220C" w16cex:dateUtc="2026-10-12T00:14:38Z"/>
  <w16cex:commentExtensible w16cex:durableId="52BC29BC" w16cex:dateUtc="2026-10-12T00:14:38Z"/>
  <w16cex:commentExtensible w16cex:durableId="6E1B8A3C" w16cex:dateUtc="2026-10-12T00:14:38Z"/>
  <w16cex:commentExtensible w16cex:durableId="3E65212E" w16cex:dateUtc="2026-10-12T00:14:38Z"/>
  <w16cex:commentExtensible w16cex:durableId="6108C2D1" w16cex:dateUtc="2026-10-12T00:14:38Z"/>
  <w16cex:commentExtensible w16cex:durableId="1049F45E" w16cex:dateUtc="2026-10-12T00:14:38Z"/>
  <w16cex:commentExtensible w16cex:durableId="321E1FA9" w16cex:dateUtc="2026-10-12T00:14:38Z"/>
  <w16cex:commentExtensible w16cex:durableId="1E796809" w16cex:dateUtc="2026-10-12T00:14:39Z"/>
  <w16cex:commentExtensible w16cex:durableId="4442589A" w16cex:dateUtc="2026-10-12T00:14:39Z"/>
  <w16cex:commentExtensible w16cex:durableId="2CAB1EDB" w16cex:dateUtc="2026-10-12T00:14:39Z"/>
  <w16cex:commentExtensible w16cex:durableId="47AA030C" w16cex:dateUtc="2026-10-12T00:14:39Z"/>
  <w16cex:commentExtensible w16cex:durableId="11B57769" w16cex:dateUtc="2026-10-12T00:14:39Z"/>
  <w16cex:commentExtensible w16cex:durableId="3AD6CFC9" w16cex:dateUtc="2026-10-12T00:14:3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FC608F" w16cid:durableId="2AF7C642"/>
  <w16cid:commentId w16cid:paraId="187FF719" w16cid:durableId="656EBD08"/>
  <w16cid:commentId w16cid:paraId="10688DAB" w16cid:durableId="60755774"/>
  <w16cid:commentId w16cid:paraId="08285491" w16cid:durableId="2EFB8F55"/>
  <w16cid:commentId w16cid:paraId="27D186DB" w16cid:durableId="3E9E0711"/>
  <w16cid:commentId w16cid:paraId="3F81BF35" w16cid:durableId="4E533493"/>
  <w16cid:commentId w16cid:paraId="5FE65642" w16cid:durableId="08882514"/>
  <w16cid:commentId w16cid:paraId="3DE391F5" w16cid:durableId="2C9A379F"/>
  <w16cid:commentId w16cid:paraId="0E46025D" w16cid:durableId="1BD9857F"/>
  <w16cid:commentId w16cid:paraId="202AC41C" w16cid:durableId="6ED8D8CC"/>
  <w16cid:commentId w16cid:paraId="77DB2876" w16cid:durableId="4D7AB7BD"/>
  <w16cid:commentId w16cid:paraId="244A8352" w16cid:durableId="700911FF"/>
  <w16cid:commentId w16cid:paraId="06B77B86" w16cid:durableId="00D0BDCE"/>
  <w16cid:commentId w16cid:paraId="5CECC9CC" w16cid:durableId="21EC6C36"/>
  <w16cid:commentId w16cid:paraId="6A177FB6" w16cid:durableId="14955472"/>
  <w16cid:commentId w16cid:paraId="786E8BA7" w16cid:durableId="3BB055D7"/>
  <w16cid:commentId w16cid:paraId="0EA1122A" w16cid:durableId="4E6C4939"/>
  <w16cid:commentId w16cid:paraId="0E7FE1ED" w16cid:durableId="64C7C0DB"/>
  <w16cid:commentId w16cid:paraId="376F65C3" w16cid:durableId="15F76607"/>
  <w16cid:commentId w16cid:paraId="1B319A43" w16cid:durableId="3B22AB8D"/>
  <w16cid:commentId w16cid:paraId="3AED9E3E" w16cid:durableId="2B862DC1"/>
  <w16cid:commentId w16cid:paraId="4E2D0305" w16cid:durableId="5693E8B7"/>
  <w16cid:commentId w16cid:paraId="755D0D57" w16cid:durableId="1CB1347A"/>
  <w16cid:commentId w16cid:paraId="0D41FBAA" w16cid:durableId="4843447F"/>
  <w16cid:commentId w16cid:paraId="783ACF5E" w16cid:durableId="058D220C"/>
  <w16cid:commentId w16cid:paraId="56BD0744" w16cid:durableId="52BC29BC"/>
  <w16cid:commentId w16cid:paraId="2D3648AC" w16cid:durableId="6E1B8A3C"/>
  <w16cid:commentId w16cid:paraId="595988B0" w16cid:durableId="3E65212E"/>
  <w16cid:commentId w16cid:paraId="43A6FF3A" w16cid:durableId="6108C2D1"/>
  <w16cid:commentId w16cid:paraId="6E208F90" w16cid:durableId="1049F45E"/>
  <w16cid:commentId w16cid:paraId="38950040" w16cid:durableId="321E1FA9"/>
  <w16cid:commentId w16cid:paraId="53F210BA" w16cid:durableId="1E796809"/>
  <w16cid:commentId w16cid:paraId="2C84F063" w16cid:durableId="4442589A"/>
  <w16cid:commentId w16cid:paraId="079ACCBA" w16cid:durableId="2CAB1EDB"/>
  <w16cid:commentId w16cid:paraId="5252FCBA" w16cid:durableId="47AA030C"/>
  <w16cid:commentId w16cid:paraId="50E93538" w16cid:durableId="11B57769"/>
  <w16cid:commentId w16cid:paraId="5BB2E468" w16cid:durableId="3AD6CFC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252" w:rsidRDefault="00257252">
      <w:r>
        <w:separator/>
      </w:r>
    </w:p>
  </w:endnote>
  <w:endnote w:type="continuationSeparator" w:id="0">
    <w:p w:rsidR="00257252" w:rsidRDefault="00257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65A" w:rsidRDefault="00D92B12">
    <w:pPr>
      <w:jc w:val="center"/>
    </w:pPr>
    <w:r>
      <w:fldChar w:fldCharType="begin"/>
    </w:r>
    <w:r>
      <w:instrText>PAGE</w:instrText>
    </w:r>
    <w:r>
      <w:fldChar w:fldCharType="separate"/>
    </w:r>
    <w:r w:rsidR="006E1281">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252" w:rsidRDefault="00257252">
      <w:r>
        <w:separator/>
      </w:r>
    </w:p>
  </w:footnote>
  <w:footnote w:type="continuationSeparator" w:id="0">
    <w:p w:rsidR="00257252" w:rsidRDefault="002572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01AB9"/>
    <w:multiLevelType w:val="hybridMultilevel"/>
    <w:tmpl w:val="A532EB48"/>
    <w:lvl w:ilvl="0" w:tplc="B510CB30">
      <w:start w:val="1"/>
      <w:numFmt w:val="decimal"/>
      <w:lvlText w:val="%1."/>
      <w:lvlJc w:val="left"/>
      <w:pPr>
        <w:ind w:left="540" w:hanging="360"/>
      </w:pPr>
    </w:lvl>
    <w:lvl w:ilvl="1" w:tplc="AEC65B1A">
      <w:numFmt w:val="decimal"/>
      <w:lvlText w:val=""/>
      <w:lvlJc w:val="left"/>
    </w:lvl>
    <w:lvl w:ilvl="2" w:tplc="567C2C06">
      <w:numFmt w:val="decimal"/>
      <w:lvlText w:val=""/>
      <w:lvlJc w:val="left"/>
    </w:lvl>
    <w:lvl w:ilvl="3" w:tplc="619656BE">
      <w:numFmt w:val="decimal"/>
      <w:lvlText w:val=""/>
      <w:lvlJc w:val="left"/>
    </w:lvl>
    <w:lvl w:ilvl="4" w:tplc="42285738">
      <w:numFmt w:val="decimal"/>
      <w:lvlText w:val=""/>
      <w:lvlJc w:val="left"/>
    </w:lvl>
    <w:lvl w:ilvl="5" w:tplc="62D86BA0">
      <w:numFmt w:val="decimal"/>
      <w:lvlText w:val=""/>
      <w:lvlJc w:val="left"/>
    </w:lvl>
    <w:lvl w:ilvl="6" w:tplc="50DC896E">
      <w:numFmt w:val="decimal"/>
      <w:lvlText w:val=""/>
      <w:lvlJc w:val="left"/>
    </w:lvl>
    <w:lvl w:ilvl="7" w:tplc="C05038D6">
      <w:numFmt w:val="decimal"/>
      <w:lvlText w:val=""/>
      <w:lvlJc w:val="left"/>
    </w:lvl>
    <w:lvl w:ilvl="8" w:tplc="EBAA8078">
      <w:numFmt w:val="decimal"/>
      <w:lvlText w:val=""/>
      <w:lvlJc w:val="left"/>
    </w:lvl>
  </w:abstractNum>
  <w:abstractNum w:abstractNumId="1">
    <w:nsid w:val="48867AE9"/>
    <w:multiLevelType w:val="hybridMultilevel"/>
    <w:tmpl w:val="2B4E997E"/>
    <w:lvl w:ilvl="0" w:tplc="21DC6C52">
      <w:start w:val="1"/>
      <w:numFmt w:val="bullet"/>
      <w:lvlText w:val="●"/>
      <w:lvlJc w:val="left"/>
      <w:pPr>
        <w:ind w:left="720" w:hanging="360"/>
      </w:pPr>
    </w:lvl>
    <w:lvl w:ilvl="1" w:tplc="191A755E">
      <w:start w:val="1"/>
      <w:numFmt w:val="bullet"/>
      <w:lvlText w:val="○"/>
      <w:lvlJc w:val="left"/>
      <w:pPr>
        <w:ind w:left="1440" w:hanging="360"/>
      </w:pPr>
    </w:lvl>
    <w:lvl w:ilvl="2" w:tplc="20D60996">
      <w:start w:val="1"/>
      <w:numFmt w:val="bullet"/>
      <w:lvlText w:val="■"/>
      <w:lvlJc w:val="left"/>
      <w:pPr>
        <w:ind w:left="2160" w:hanging="360"/>
      </w:pPr>
    </w:lvl>
    <w:lvl w:ilvl="3" w:tplc="F9CCBF32">
      <w:start w:val="1"/>
      <w:numFmt w:val="bullet"/>
      <w:lvlText w:val="●"/>
      <w:lvlJc w:val="left"/>
      <w:pPr>
        <w:ind w:left="2880" w:hanging="360"/>
      </w:pPr>
    </w:lvl>
    <w:lvl w:ilvl="4" w:tplc="88AA8740">
      <w:start w:val="1"/>
      <w:numFmt w:val="bullet"/>
      <w:lvlText w:val="○"/>
      <w:lvlJc w:val="left"/>
      <w:pPr>
        <w:ind w:left="3600" w:hanging="360"/>
      </w:pPr>
    </w:lvl>
    <w:lvl w:ilvl="5" w:tplc="3AEE2E54">
      <w:start w:val="1"/>
      <w:numFmt w:val="bullet"/>
      <w:lvlText w:val="■"/>
      <w:lvlJc w:val="left"/>
      <w:pPr>
        <w:ind w:left="4320" w:hanging="360"/>
      </w:pPr>
    </w:lvl>
    <w:lvl w:ilvl="6" w:tplc="A20662FE">
      <w:start w:val="1"/>
      <w:numFmt w:val="bullet"/>
      <w:lvlText w:val="●"/>
      <w:lvlJc w:val="left"/>
      <w:pPr>
        <w:ind w:left="5040" w:hanging="360"/>
      </w:pPr>
    </w:lvl>
    <w:lvl w:ilvl="7" w:tplc="39D6233E">
      <w:start w:val="1"/>
      <w:numFmt w:val="bullet"/>
      <w:lvlText w:val="●"/>
      <w:lvlJc w:val="left"/>
      <w:pPr>
        <w:ind w:left="5760" w:hanging="360"/>
      </w:pPr>
    </w:lvl>
    <w:lvl w:ilvl="8" w:tplc="67B2A52C">
      <w:start w:val="1"/>
      <w:numFmt w:val="bullet"/>
      <w:lvlText w:val="●"/>
      <w:lvlJc w:val="left"/>
      <w:pPr>
        <w:ind w:left="6480" w:hanging="360"/>
      </w:pPr>
    </w:lvl>
  </w:abstractNum>
  <w:abstractNum w:abstractNumId="2">
    <w:nsid w:val="57937169"/>
    <w:multiLevelType w:val="multilevel"/>
    <w:tmpl w:val="2E0E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9E826E8"/>
    <w:multiLevelType w:val="multilevel"/>
    <w:tmpl w:val="98B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467CCF"/>
    <w:multiLevelType w:val="hybridMultilevel"/>
    <w:tmpl w:val="B9AECC12"/>
    <w:lvl w:ilvl="0" w:tplc="615218B0">
      <w:start w:val="1"/>
      <w:numFmt w:val="decimal"/>
      <w:lvlText w:val="%1."/>
      <w:lvlJc w:val="left"/>
      <w:pPr>
        <w:ind w:left="540" w:hanging="360"/>
      </w:pPr>
    </w:lvl>
    <w:lvl w:ilvl="1" w:tplc="5CA48940">
      <w:numFmt w:val="decimal"/>
      <w:lvlText w:val=""/>
      <w:lvlJc w:val="left"/>
    </w:lvl>
    <w:lvl w:ilvl="2" w:tplc="C9C89EB2">
      <w:numFmt w:val="decimal"/>
      <w:lvlText w:val=""/>
      <w:lvlJc w:val="left"/>
    </w:lvl>
    <w:lvl w:ilvl="3" w:tplc="8D743C2A">
      <w:numFmt w:val="decimal"/>
      <w:lvlText w:val=""/>
      <w:lvlJc w:val="left"/>
    </w:lvl>
    <w:lvl w:ilvl="4" w:tplc="7DD26800">
      <w:numFmt w:val="decimal"/>
      <w:lvlText w:val=""/>
      <w:lvlJc w:val="left"/>
    </w:lvl>
    <w:lvl w:ilvl="5" w:tplc="2A405FE6">
      <w:numFmt w:val="decimal"/>
      <w:lvlText w:val=""/>
      <w:lvlJc w:val="left"/>
    </w:lvl>
    <w:lvl w:ilvl="6" w:tplc="833AB738">
      <w:numFmt w:val="decimal"/>
      <w:lvlText w:val=""/>
      <w:lvlJc w:val="left"/>
    </w:lvl>
    <w:lvl w:ilvl="7" w:tplc="5B425528">
      <w:numFmt w:val="decimal"/>
      <w:lvlText w:val=""/>
      <w:lvlJc w:val="left"/>
    </w:lvl>
    <w:lvl w:ilvl="8" w:tplc="3C260E7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65A"/>
    <w:rsid w:val="00050E8E"/>
    <w:rsid w:val="00065B17"/>
    <w:rsid w:val="0007735F"/>
    <w:rsid w:val="000E1FAC"/>
    <w:rsid w:val="001D1698"/>
    <w:rsid w:val="00215A7C"/>
    <w:rsid w:val="00257252"/>
    <w:rsid w:val="002B2679"/>
    <w:rsid w:val="002D4C78"/>
    <w:rsid w:val="002D570F"/>
    <w:rsid w:val="002F1F50"/>
    <w:rsid w:val="002F5B51"/>
    <w:rsid w:val="00330D5C"/>
    <w:rsid w:val="003E6063"/>
    <w:rsid w:val="003F3FEE"/>
    <w:rsid w:val="00452829"/>
    <w:rsid w:val="005454FC"/>
    <w:rsid w:val="005D125F"/>
    <w:rsid w:val="005D3D4D"/>
    <w:rsid w:val="005F7E33"/>
    <w:rsid w:val="00647470"/>
    <w:rsid w:val="0067347D"/>
    <w:rsid w:val="00690592"/>
    <w:rsid w:val="006E0CF8"/>
    <w:rsid w:val="006E1281"/>
    <w:rsid w:val="0070660F"/>
    <w:rsid w:val="007D558E"/>
    <w:rsid w:val="007F7025"/>
    <w:rsid w:val="008D1FFE"/>
    <w:rsid w:val="00927F48"/>
    <w:rsid w:val="009B20E6"/>
    <w:rsid w:val="009E6FEF"/>
    <w:rsid w:val="00A23EAF"/>
    <w:rsid w:val="00A91B41"/>
    <w:rsid w:val="00A93758"/>
    <w:rsid w:val="00AA276D"/>
    <w:rsid w:val="00AD4060"/>
    <w:rsid w:val="00B0211D"/>
    <w:rsid w:val="00B113F6"/>
    <w:rsid w:val="00BF5396"/>
    <w:rsid w:val="00C22C6B"/>
    <w:rsid w:val="00C423A6"/>
    <w:rsid w:val="00C430B1"/>
    <w:rsid w:val="00C5665A"/>
    <w:rsid w:val="00CD0BD3"/>
    <w:rsid w:val="00CD7B9C"/>
    <w:rsid w:val="00D3517F"/>
    <w:rsid w:val="00D92B12"/>
    <w:rsid w:val="00DA011B"/>
    <w:rsid w:val="00DC0F7C"/>
    <w:rsid w:val="00ED7AB4"/>
    <w:rsid w:val="00F26BFD"/>
    <w:rsid w:val="00FB3CB3"/>
    <w:rsid w:val="00FC2C98"/>
    <w:rsid w:val="00FD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DFB27A-7850-499C-9D51-BFE14431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15A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8824">
      <w:bodyDiv w:val="1"/>
      <w:marLeft w:val="0"/>
      <w:marRight w:val="0"/>
      <w:marTop w:val="0"/>
      <w:marBottom w:val="0"/>
      <w:divBdr>
        <w:top w:val="none" w:sz="0" w:space="0" w:color="auto"/>
        <w:left w:val="none" w:sz="0" w:space="0" w:color="auto"/>
        <w:bottom w:val="none" w:sz="0" w:space="0" w:color="auto"/>
        <w:right w:val="none" w:sz="0" w:space="0" w:color="auto"/>
      </w:divBdr>
    </w:div>
    <w:div w:id="753284645">
      <w:bodyDiv w:val="1"/>
      <w:marLeft w:val="0"/>
      <w:marRight w:val="0"/>
      <w:marTop w:val="0"/>
      <w:marBottom w:val="0"/>
      <w:divBdr>
        <w:top w:val="none" w:sz="0" w:space="0" w:color="auto"/>
        <w:left w:val="none" w:sz="0" w:space="0" w:color="auto"/>
        <w:bottom w:val="none" w:sz="0" w:space="0" w:color="auto"/>
        <w:right w:val="none" w:sz="0" w:space="0" w:color="auto"/>
      </w:divBdr>
    </w:div>
    <w:div w:id="9564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 Id="rId101" Type="http://schemas.openxmlformats.org/officeDocument/2006/relationships/image" Target="media/image4.png"/><Relationship Id="rId10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39</cp:revision>
  <dcterms:created xsi:type="dcterms:W3CDTF">2026-09-28T03:59:00Z</dcterms:created>
  <dcterms:modified xsi:type="dcterms:W3CDTF">2026-10-11T10:12:00Z</dcterms:modified>
</cp:coreProperties>
</file>